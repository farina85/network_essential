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328D80" w14:textId="428A8ED6" w:rsidR="00D73FF0" w:rsidRPr="005C2466" w:rsidRDefault="007D0062" w:rsidP="00D73FF0">
      <w:pPr>
        <w:pStyle w:val="Title"/>
        <w:rPr>
          <w:ins w:id="1" w:author="Rosli, Nur Nashriq Nadira" w:date="2020-04-07T09:44:00Z"/>
          <w:rFonts w:ascii="Arial" w:hAnsi="Arial" w:cs="Arial"/>
          <w:color w:val="2E74B5" w:themeColor="accent1" w:themeShade="BF"/>
          <w:sz w:val="22"/>
          <w:szCs w:val="22"/>
          <w:rPrChange w:id="2" w:author="Rosli, Nur Nashriq Nadira" w:date="2021-10-06T17:32:00Z">
            <w:rPr>
              <w:ins w:id="3" w:author="Rosli, Nur Nashriq Nadira" w:date="2020-04-07T09:44:00Z"/>
            </w:rPr>
          </w:rPrChange>
        </w:rPr>
      </w:pPr>
      <w:r w:rsidRPr="005C2466">
        <w:rPr>
          <w:rFonts w:ascii="Arial" w:hAnsi="Arial" w:cs="Arial"/>
          <w:color w:val="2E74B5" w:themeColor="accent1" w:themeShade="BF"/>
          <w:sz w:val="22"/>
          <w:szCs w:val="22"/>
          <w:rPrChange w:id="4" w:author="Rosli, Nur Nashriq Nadira" w:date="2021-10-06T17:32:00Z">
            <w:rPr/>
          </w:rPrChange>
        </w:rPr>
        <w:t>How-to use Opennms ReST API</w:t>
      </w:r>
    </w:p>
    <w:p w14:paraId="589684BA" w14:textId="77777777" w:rsidR="00D73FF0" w:rsidRPr="005C2466" w:rsidRDefault="00D73FF0">
      <w:pPr>
        <w:rPr>
          <w:ins w:id="5" w:author="Rosli, Nur Nashriq Nadira" w:date="2020-04-07T09:44:00Z"/>
          <w:rFonts w:ascii="Arial" w:eastAsiaTheme="majorEastAsia" w:hAnsi="Arial" w:cs="Arial"/>
          <w:spacing w:val="-10"/>
          <w:kern w:val="28"/>
          <w:sz w:val="22"/>
          <w:szCs w:val="22"/>
          <w:rPrChange w:id="6" w:author="Rosli, Nur Nashriq Nadira" w:date="2021-10-06T17:32:00Z">
            <w:rPr>
              <w:ins w:id="7" w:author="Rosli, Nur Nashriq Nadira" w:date="2020-04-07T09:44:00Z"/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rPrChange>
        </w:rPr>
      </w:pPr>
      <w:ins w:id="8" w:author="Rosli, Nur Nashriq Nadira" w:date="2020-04-07T09:44:00Z">
        <w:r w:rsidRPr="005C2466">
          <w:rPr>
            <w:rFonts w:ascii="Arial" w:hAnsi="Arial" w:cs="Arial"/>
            <w:sz w:val="22"/>
            <w:szCs w:val="22"/>
            <w:rPrChange w:id="9" w:author="Rosli, Nur Nashriq Nadira" w:date="2021-10-06T17:32:00Z">
              <w:rPr/>
            </w:rPrChange>
          </w:rPr>
          <w:br w:type="page"/>
        </w:r>
      </w:ins>
    </w:p>
    <w:customXmlInsRangeStart w:id="10" w:author="Rosli, Nur Nashriq Nadira" w:date="2020-04-07T09:46:00Z"/>
    <w:sdt>
      <w:sdtPr>
        <w:rPr>
          <w:rFonts w:ascii="Arial" w:eastAsia="SimSun" w:hAnsi="Arial" w:cs="Arial"/>
          <w:color w:val="auto"/>
          <w:sz w:val="22"/>
          <w:szCs w:val="22"/>
          <w:lang w:eastAsia="zh-CN"/>
          <w:rPrChange w:id="11" w:author="Rosli, Nur Nashriq Nadira" w:date="2021-10-06T17:32:00Z">
            <w:rPr>
              <w:rFonts w:ascii="Arial" w:eastAsia="SimSun" w:hAnsi="Arial" w:cs="Arial"/>
              <w:color w:val="auto"/>
              <w:sz w:val="24"/>
              <w:szCs w:val="24"/>
              <w:lang w:eastAsia="zh-CN"/>
            </w:rPr>
          </w:rPrChange>
        </w:rPr>
        <w:id w:val="191419438"/>
        <w:docPartObj>
          <w:docPartGallery w:val="Table of Contents"/>
          <w:docPartUnique/>
        </w:docPartObj>
      </w:sdtPr>
      <w:sdtEndPr>
        <w:rPr>
          <w:b/>
          <w:bCs/>
          <w:noProof/>
          <w:rPrChange w:id="12" w:author="Rosli, Nur Nashriq Nadira" w:date="2021-10-06T17:32:00Z">
            <w:rPr/>
          </w:rPrChange>
        </w:rPr>
      </w:sdtEndPr>
      <w:sdtContent>
        <w:customXmlInsRangeEnd w:id="10"/>
        <w:p w14:paraId="6BC1AAC2" w14:textId="5BDE9983" w:rsidR="00D73FF0" w:rsidRPr="005C2466" w:rsidRDefault="00D73FF0">
          <w:pPr>
            <w:pStyle w:val="TOCHeading"/>
            <w:rPr>
              <w:ins w:id="13" w:author="Rosli, Nur Nashriq Nadira" w:date="2020-04-07T09:46:00Z"/>
              <w:rFonts w:ascii="Arial" w:hAnsi="Arial" w:cs="Arial"/>
              <w:sz w:val="22"/>
              <w:szCs w:val="22"/>
              <w:rPrChange w:id="14" w:author="Rosli, Nur Nashriq Nadira" w:date="2021-10-06T17:32:00Z">
                <w:rPr>
                  <w:ins w:id="15" w:author="Rosli, Nur Nashriq Nadira" w:date="2020-04-07T09:46:00Z"/>
                </w:rPr>
              </w:rPrChange>
            </w:rPr>
          </w:pPr>
          <w:ins w:id="16" w:author="Rosli, Nur Nashriq Nadira" w:date="2020-04-07T09:46:00Z">
            <w:r w:rsidRPr="005C2466">
              <w:rPr>
                <w:rFonts w:ascii="Arial" w:hAnsi="Arial" w:cs="Arial"/>
                <w:sz w:val="22"/>
                <w:szCs w:val="22"/>
                <w:rPrChange w:id="17" w:author="Rosli, Nur Nashriq Nadira" w:date="2021-10-06T17:32:00Z">
                  <w:rPr/>
                </w:rPrChange>
              </w:rPr>
              <w:t>Contents</w:t>
            </w:r>
          </w:ins>
        </w:p>
        <w:p w14:paraId="07DFB20A" w14:textId="77777777" w:rsidR="005C2466" w:rsidRPr="005C2466" w:rsidRDefault="00D73FF0" w:rsidP="005C2466">
          <w:pPr>
            <w:pStyle w:val="TOC1"/>
            <w:rPr>
              <w:ins w:id="18" w:author="Rosli, Nur Nashriq Nadira" w:date="2021-10-06T17:36:00Z"/>
              <w:rFonts w:asciiTheme="minorHAnsi" w:eastAsiaTheme="minorEastAsia" w:hAnsiTheme="minorHAnsi" w:cstheme="minorBidi"/>
              <w:noProof/>
              <w:sz w:val="20"/>
              <w:szCs w:val="20"/>
              <w:lang w:eastAsia="en-US"/>
              <w:rPrChange w:id="19" w:author="Rosli, Nur Nashriq Nadira" w:date="2021-10-06T17:36:00Z">
                <w:rPr>
                  <w:ins w:id="20" w:author="Rosli, Nur Nashriq Nadira" w:date="2021-10-06T17:36:00Z"/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en-US"/>
                </w:rPr>
              </w:rPrChange>
            </w:rPr>
            <w:pPrChange w:id="21" w:author="Rosli, Nur Nashriq Nadira" w:date="2021-10-06T17:36:00Z">
              <w:pPr>
                <w:pStyle w:val="TOC1"/>
                <w:tabs>
                  <w:tab w:val="right" w:leader="dot" w:pos="8630"/>
                </w:tabs>
              </w:pPr>
            </w:pPrChange>
          </w:pPr>
          <w:ins w:id="22" w:author="Rosli, Nur Nashriq Nadira" w:date="2020-04-07T09:46:00Z">
            <w:r w:rsidRPr="005C2466">
              <w:rPr>
                <w:rFonts w:ascii="Arial" w:hAnsi="Arial" w:cs="Arial"/>
                <w:b/>
                <w:bCs/>
                <w:noProof/>
                <w:sz w:val="20"/>
                <w:szCs w:val="20"/>
                <w:rPrChange w:id="23" w:author="Rosli, Nur Nashriq Nadira" w:date="2021-10-06T17:36:00Z">
                  <w:rPr>
                    <w:b/>
                    <w:bCs/>
                    <w:noProof/>
                  </w:rPr>
                </w:rPrChange>
              </w:rPr>
              <w:fldChar w:fldCharType="begin"/>
            </w:r>
            <w:r w:rsidRPr="005C2466">
              <w:rPr>
                <w:rFonts w:ascii="Arial" w:hAnsi="Arial" w:cs="Arial"/>
                <w:b/>
                <w:bCs/>
                <w:noProof/>
                <w:sz w:val="20"/>
                <w:szCs w:val="20"/>
                <w:rPrChange w:id="24" w:author="Rosli, Nur Nashriq Nadira" w:date="2021-10-06T17:36:00Z">
                  <w:rPr>
                    <w:b/>
                    <w:bCs/>
                    <w:noProof/>
                  </w:rPr>
                </w:rPrChange>
              </w:rPr>
              <w:instrText xml:space="preserve"> TOC \o "1-3" \h \z \u </w:instrText>
            </w:r>
            <w:r w:rsidRPr="005C2466">
              <w:rPr>
                <w:rFonts w:ascii="Arial" w:hAnsi="Arial" w:cs="Arial"/>
                <w:b/>
                <w:bCs/>
                <w:noProof/>
                <w:sz w:val="20"/>
                <w:szCs w:val="20"/>
                <w:rPrChange w:id="25" w:author="Rosli, Nur Nashriq Nadira" w:date="2021-10-06T17:36:00Z">
                  <w:rPr>
                    <w:b/>
                    <w:bCs/>
                    <w:noProof/>
                  </w:rPr>
                </w:rPrChange>
              </w:rPr>
              <w:fldChar w:fldCharType="separate"/>
            </w:r>
          </w:ins>
          <w:ins w:id="26" w:author="Rosli, Nur Nashriq Nadira" w:date="2021-10-06T17:36:00Z">
            <w:r w:rsidR="005C2466" w:rsidRPr="005C2466">
              <w:rPr>
                <w:rStyle w:val="Hyperlink"/>
                <w:noProof/>
                <w:sz w:val="20"/>
                <w:szCs w:val="20"/>
                <w:rPrChange w:id="27" w:author="Rosli, Nur Nashriq Nadira" w:date="2021-10-06T17:36:00Z">
                  <w:rPr>
                    <w:rStyle w:val="Hyperlink"/>
                    <w:noProof/>
                  </w:rPr>
                </w:rPrChange>
              </w:rPr>
              <w:fldChar w:fldCharType="begin"/>
            </w:r>
            <w:r w:rsidR="005C2466" w:rsidRPr="005C2466">
              <w:rPr>
                <w:rStyle w:val="Hyperlink"/>
                <w:noProof/>
                <w:sz w:val="20"/>
                <w:szCs w:val="20"/>
                <w:rPrChange w:id="28" w:author="Rosli, Nur Nashriq Nadira" w:date="2021-10-06T17:36:00Z">
                  <w:rPr>
                    <w:rStyle w:val="Hyperlink"/>
                    <w:noProof/>
                  </w:rPr>
                </w:rPrChange>
              </w:rPr>
              <w:instrText xml:space="preserve"> </w:instrText>
            </w:r>
            <w:r w:rsidR="005C2466" w:rsidRPr="005C2466">
              <w:rPr>
                <w:noProof/>
                <w:sz w:val="20"/>
                <w:szCs w:val="20"/>
                <w:rPrChange w:id="29" w:author="Rosli, Nur Nashriq Nadira" w:date="2021-10-06T17:36:00Z">
                  <w:rPr>
                    <w:noProof/>
                  </w:rPr>
                </w:rPrChange>
              </w:rPr>
              <w:instrText>HYPERLINK \l "_Toc84434177"</w:instrText>
            </w:r>
            <w:r w:rsidR="005C2466" w:rsidRPr="005C2466">
              <w:rPr>
                <w:rStyle w:val="Hyperlink"/>
                <w:noProof/>
                <w:sz w:val="20"/>
                <w:szCs w:val="20"/>
                <w:rPrChange w:id="30" w:author="Rosli, Nur Nashriq Nadira" w:date="2021-10-06T17:36:00Z">
                  <w:rPr>
                    <w:rStyle w:val="Hyperlink"/>
                    <w:noProof/>
                  </w:rPr>
                </w:rPrChange>
              </w:rPr>
              <w:instrText xml:space="preserve"> </w:instrText>
            </w:r>
            <w:r w:rsidR="005C2466" w:rsidRPr="005C2466">
              <w:rPr>
                <w:rStyle w:val="Hyperlink"/>
                <w:noProof/>
                <w:sz w:val="20"/>
                <w:szCs w:val="20"/>
                <w:rPrChange w:id="31" w:author="Rosli, Nur Nashriq Nadira" w:date="2021-10-06T17:36:00Z">
                  <w:rPr>
                    <w:rStyle w:val="Hyperlink"/>
                    <w:noProof/>
                  </w:rPr>
                </w:rPrChange>
              </w:rPr>
            </w:r>
            <w:r w:rsidR="005C2466" w:rsidRPr="005C2466">
              <w:rPr>
                <w:rStyle w:val="Hyperlink"/>
                <w:noProof/>
                <w:sz w:val="20"/>
                <w:szCs w:val="20"/>
                <w:rPrChange w:id="32" w:author="Rosli, Nur Nashriq Nadira" w:date="2021-10-06T17:36:00Z">
                  <w:rPr>
                    <w:rStyle w:val="Hyperlink"/>
                    <w:noProof/>
                  </w:rPr>
                </w:rPrChange>
              </w:rPr>
              <w:fldChar w:fldCharType="separate"/>
            </w:r>
            <w:r w:rsidR="005C2466" w:rsidRPr="005C2466">
              <w:rPr>
                <w:rStyle w:val="Hyperlink"/>
                <w:rFonts w:ascii="Arial" w:hAnsi="Arial" w:cs="Arial"/>
                <w:noProof/>
                <w:sz w:val="20"/>
                <w:szCs w:val="20"/>
                <w:rPrChange w:id="33" w:author="Rosli, Nur Nashriq Nadira" w:date="2021-10-06T17:36:00Z">
                  <w:rPr>
                    <w:rStyle w:val="Hyperlink"/>
                    <w:rFonts w:ascii="Arial" w:hAnsi="Arial" w:cs="Arial"/>
                    <w:noProof/>
                  </w:rPr>
                </w:rPrChange>
              </w:rPr>
              <w:t>Access</w:t>
            </w:r>
            <w:r w:rsidR="005C2466" w:rsidRPr="005C2466">
              <w:rPr>
                <w:noProof/>
                <w:webHidden/>
                <w:sz w:val="20"/>
                <w:szCs w:val="20"/>
                <w:rPrChange w:id="34" w:author="Rosli, Nur Nashriq Nadira" w:date="2021-10-06T17:36:00Z">
                  <w:rPr>
                    <w:noProof/>
                    <w:webHidden/>
                  </w:rPr>
                </w:rPrChange>
              </w:rPr>
              <w:tab/>
            </w:r>
            <w:r w:rsidR="005C2466" w:rsidRPr="005C2466">
              <w:rPr>
                <w:noProof/>
                <w:webHidden/>
                <w:sz w:val="20"/>
                <w:szCs w:val="20"/>
                <w:rPrChange w:id="35" w:author="Rosli, Nur Nashriq Nadira" w:date="2021-10-06T17:36:00Z">
                  <w:rPr>
                    <w:noProof/>
                    <w:webHidden/>
                  </w:rPr>
                </w:rPrChange>
              </w:rPr>
              <w:fldChar w:fldCharType="begin"/>
            </w:r>
            <w:r w:rsidR="005C2466" w:rsidRPr="005C2466">
              <w:rPr>
                <w:noProof/>
                <w:webHidden/>
                <w:sz w:val="20"/>
                <w:szCs w:val="20"/>
                <w:rPrChange w:id="36" w:author="Rosli, Nur Nashriq Nadira" w:date="2021-10-06T17:36:00Z">
                  <w:rPr>
                    <w:noProof/>
                    <w:webHidden/>
                  </w:rPr>
                </w:rPrChange>
              </w:rPr>
              <w:instrText xml:space="preserve"> PAGEREF _Toc84434177 \h </w:instrText>
            </w:r>
            <w:r w:rsidR="005C2466" w:rsidRPr="005C2466">
              <w:rPr>
                <w:noProof/>
                <w:webHidden/>
                <w:sz w:val="20"/>
                <w:szCs w:val="20"/>
                <w:rPrChange w:id="37" w:author="Rosli, Nur Nashriq Nadira" w:date="2021-10-06T17:36:00Z">
                  <w:rPr>
                    <w:noProof/>
                    <w:webHidden/>
                  </w:rPr>
                </w:rPrChange>
              </w:rPr>
            </w:r>
          </w:ins>
          <w:r w:rsidR="005C2466" w:rsidRPr="005C2466">
            <w:rPr>
              <w:noProof/>
              <w:webHidden/>
              <w:sz w:val="20"/>
              <w:szCs w:val="20"/>
              <w:rPrChange w:id="38" w:author="Rosli, Nur Nashriq Nadira" w:date="2021-10-06T17:36:00Z">
                <w:rPr>
                  <w:noProof/>
                  <w:webHidden/>
                </w:rPr>
              </w:rPrChange>
            </w:rPr>
            <w:fldChar w:fldCharType="separate"/>
          </w:r>
          <w:ins w:id="39" w:author="Rosli, Nur Nashriq Nadira" w:date="2021-10-06T17:36:00Z">
            <w:r w:rsidR="005C2466" w:rsidRPr="005C2466">
              <w:rPr>
                <w:noProof/>
                <w:webHidden/>
                <w:sz w:val="20"/>
                <w:szCs w:val="20"/>
                <w:rPrChange w:id="40" w:author="Rosli, Nur Nashriq Nadira" w:date="2021-10-06T17:36:00Z">
                  <w:rPr>
                    <w:noProof/>
                    <w:webHidden/>
                  </w:rPr>
                </w:rPrChange>
              </w:rPr>
              <w:t>3</w:t>
            </w:r>
            <w:r w:rsidR="005C2466" w:rsidRPr="005C2466">
              <w:rPr>
                <w:noProof/>
                <w:webHidden/>
                <w:sz w:val="20"/>
                <w:szCs w:val="20"/>
                <w:rPrChange w:id="41" w:author="Rosli, Nur Nashriq Nadira" w:date="2021-10-06T17:36:00Z">
                  <w:rPr>
                    <w:noProof/>
                    <w:webHidden/>
                  </w:rPr>
                </w:rPrChange>
              </w:rPr>
              <w:fldChar w:fldCharType="end"/>
            </w:r>
            <w:r w:rsidR="005C2466" w:rsidRPr="005C2466">
              <w:rPr>
                <w:rStyle w:val="Hyperlink"/>
                <w:noProof/>
                <w:sz w:val="20"/>
                <w:szCs w:val="20"/>
                <w:rPrChange w:id="42" w:author="Rosli, Nur Nashriq Nadira" w:date="2021-10-06T17:36:00Z">
                  <w:rPr>
                    <w:rStyle w:val="Hyperlink"/>
                    <w:noProof/>
                  </w:rPr>
                </w:rPrChange>
              </w:rPr>
              <w:fldChar w:fldCharType="end"/>
            </w:r>
          </w:ins>
        </w:p>
        <w:p w14:paraId="2BBDEF9E" w14:textId="77777777" w:rsidR="005C2466" w:rsidRPr="005C2466" w:rsidRDefault="005C2466" w:rsidP="005C2466">
          <w:pPr>
            <w:pStyle w:val="TOC1"/>
            <w:rPr>
              <w:ins w:id="43" w:author="Rosli, Nur Nashriq Nadira" w:date="2021-10-06T17:36:00Z"/>
              <w:rFonts w:asciiTheme="minorHAnsi" w:eastAsiaTheme="minorEastAsia" w:hAnsiTheme="minorHAnsi" w:cstheme="minorBidi"/>
              <w:noProof/>
              <w:sz w:val="20"/>
              <w:szCs w:val="20"/>
              <w:lang w:eastAsia="en-US"/>
              <w:rPrChange w:id="44" w:author="Rosli, Nur Nashriq Nadira" w:date="2021-10-06T17:36:00Z">
                <w:rPr>
                  <w:ins w:id="45" w:author="Rosli, Nur Nashriq Nadira" w:date="2021-10-06T17:36:00Z"/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en-US"/>
                </w:rPr>
              </w:rPrChange>
            </w:rPr>
            <w:pPrChange w:id="46" w:author="Rosli, Nur Nashriq Nadira" w:date="2021-10-06T17:36:00Z">
              <w:pPr>
                <w:pStyle w:val="TOC1"/>
                <w:tabs>
                  <w:tab w:val="right" w:leader="dot" w:pos="8630"/>
                </w:tabs>
              </w:pPr>
            </w:pPrChange>
          </w:pPr>
          <w:ins w:id="47" w:author="Rosli, Nur Nashriq Nadira" w:date="2021-10-06T17:36:00Z">
            <w:r w:rsidRPr="005C2466">
              <w:rPr>
                <w:rStyle w:val="Hyperlink"/>
                <w:noProof/>
                <w:sz w:val="20"/>
                <w:szCs w:val="20"/>
                <w:rPrChange w:id="48" w:author="Rosli, Nur Nashriq Nadira" w:date="2021-10-06T17:36:00Z">
                  <w:rPr>
                    <w:rStyle w:val="Hyperlink"/>
                    <w:noProof/>
                  </w:rPr>
                </w:rPrChange>
              </w:rPr>
              <w:fldChar w:fldCharType="begin"/>
            </w:r>
            <w:r w:rsidRPr="005C2466">
              <w:rPr>
                <w:rStyle w:val="Hyperlink"/>
                <w:noProof/>
                <w:sz w:val="20"/>
                <w:szCs w:val="20"/>
                <w:rPrChange w:id="49" w:author="Rosli, Nur Nashriq Nadira" w:date="2021-10-06T17:36:00Z">
                  <w:rPr>
                    <w:rStyle w:val="Hyperlink"/>
                    <w:noProof/>
                  </w:rPr>
                </w:rPrChange>
              </w:rPr>
              <w:instrText xml:space="preserve"> </w:instrText>
            </w:r>
            <w:r w:rsidRPr="005C2466">
              <w:rPr>
                <w:noProof/>
                <w:sz w:val="20"/>
                <w:szCs w:val="20"/>
                <w:rPrChange w:id="50" w:author="Rosli, Nur Nashriq Nadira" w:date="2021-10-06T17:36:00Z">
                  <w:rPr>
                    <w:noProof/>
                  </w:rPr>
                </w:rPrChange>
              </w:rPr>
              <w:instrText>HYPERLINK \l "_Toc84434178"</w:instrText>
            </w:r>
            <w:r w:rsidRPr="005C2466">
              <w:rPr>
                <w:rStyle w:val="Hyperlink"/>
                <w:noProof/>
                <w:sz w:val="20"/>
                <w:szCs w:val="20"/>
                <w:rPrChange w:id="51" w:author="Rosli, Nur Nashriq Nadira" w:date="2021-10-06T17:36:00Z">
                  <w:rPr>
                    <w:rStyle w:val="Hyperlink"/>
                    <w:noProof/>
                  </w:rPr>
                </w:rPrChange>
              </w:rPr>
              <w:instrText xml:space="preserve"> </w:instrText>
            </w:r>
            <w:r w:rsidRPr="005C2466">
              <w:rPr>
                <w:rStyle w:val="Hyperlink"/>
                <w:noProof/>
                <w:sz w:val="20"/>
                <w:szCs w:val="20"/>
                <w:rPrChange w:id="52" w:author="Rosli, Nur Nashriq Nadira" w:date="2021-10-06T17:36:00Z">
                  <w:rPr>
                    <w:rStyle w:val="Hyperlink"/>
                    <w:noProof/>
                  </w:rPr>
                </w:rPrChange>
              </w:rPr>
            </w:r>
            <w:r w:rsidRPr="005C2466">
              <w:rPr>
                <w:rStyle w:val="Hyperlink"/>
                <w:noProof/>
                <w:sz w:val="20"/>
                <w:szCs w:val="20"/>
                <w:rPrChange w:id="53" w:author="Rosli, Nur Nashriq Nadira" w:date="2021-10-06T17:36:00Z">
                  <w:rPr>
                    <w:rStyle w:val="Hyperlink"/>
                    <w:noProof/>
                  </w:rPr>
                </w:rPrChange>
              </w:rPr>
              <w:fldChar w:fldCharType="separate"/>
            </w:r>
            <w:r w:rsidRPr="005C2466">
              <w:rPr>
                <w:rStyle w:val="Hyperlink"/>
                <w:rFonts w:ascii="Arial" w:hAnsi="Arial" w:cs="Arial"/>
                <w:noProof/>
                <w:sz w:val="20"/>
                <w:szCs w:val="20"/>
                <w:rPrChange w:id="54" w:author="Rosli, Nur Nashriq Nadira" w:date="2021-10-06T17:36:00Z">
                  <w:rPr>
                    <w:rStyle w:val="Hyperlink"/>
                    <w:rFonts w:ascii="Arial" w:hAnsi="Arial" w:cs="Arial"/>
                    <w:noProof/>
                  </w:rPr>
                </w:rPrChange>
              </w:rPr>
              <w:t>Authentication</w:t>
            </w:r>
            <w:r w:rsidRPr="005C2466">
              <w:rPr>
                <w:noProof/>
                <w:webHidden/>
                <w:sz w:val="20"/>
                <w:szCs w:val="20"/>
                <w:rPrChange w:id="55" w:author="Rosli, Nur Nashriq Nadira" w:date="2021-10-06T17:36:00Z">
                  <w:rPr>
                    <w:noProof/>
                    <w:webHidden/>
                  </w:rPr>
                </w:rPrChange>
              </w:rPr>
              <w:tab/>
            </w:r>
            <w:r w:rsidRPr="005C2466">
              <w:rPr>
                <w:noProof/>
                <w:webHidden/>
                <w:sz w:val="20"/>
                <w:szCs w:val="20"/>
                <w:rPrChange w:id="56" w:author="Rosli, Nur Nashriq Nadira" w:date="2021-10-06T17:36:00Z">
                  <w:rPr>
                    <w:noProof/>
                    <w:webHidden/>
                  </w:rPr>
                </w:rPrChange>
              </w:rPr>
              <w:fldChar w:fldCharType="begin"/>
            </w:r>
            <w:r w:rsidRPr="005C2466">
              <w:rPr>
                <w:noProof/>
                <w:webHidden/>
                <w:sz w:val="20"/>
                <w:szCs w:val="20"/>
                <w:rPrChange w:id="57" w:author="Rosli, Nur Nashriq Nadira" w:date="2021-10-06T17:36:00Z">
                  <w:rPr>
                    <w:noProof/>
                    <w:webHidden/>
                  </w:rPr>
                </w:rPrChange>
              </w:rPr>
              <w:instrText xml:space="preserve"> PAGEREF _Toc84434178 \h </w:instrText>
            </w:r>
            <w:r w:rsidRPr="005C2466">
              <w:rPr>
                <w:noProof/>
                <w:webHidden/>
                <w:sz w:val="20"/>
                <w:szCs w:val="20"/>
                <w:rPrChange w:id="58" w:author="Rosli, Nur Nashriq Nadira" w:date="2021-10-06T17:36:00Z">
                  <w:rPr>
                    <w:noProof/>
                    <w:webHidden/>
                  </w:rPr>
                </w:rPrChange>
              </w:rPr>
            </w:r>
          </w:ins>
          <w:r w:rsidRPr="005C2466">
            <w:rPr>
              <w:noProof/>
              <w:webHidden/>
              <w:sz w:val="20"/>
              <w:szCs w:val="20"/>
              <w:rPrChange w:id="59" w:author="Rosli, Nur Nashriq Nadira" w:date="2021-10-06T17:36:00Z">
                <w:rPr>
                  <w:noProof/>
                  <w:webHidden/>
                </w:rPr>
              </w:rPrChange>
            </w:rPr>
            <w:fldChar w:fldCharType="separate"/>
          </w:r>
          <w:ins w:id="60" w:author="Rosli, Nur Nashriq Nadira" w:date="2021-10-06T17:36:00Z">
            <w:r w:rsidRPr="005C2466">
              <w:rPr>
                <w:noProof/>
                <w:webHidden/>
                <w:sz w:val="20"/>
                <w:szCs w:val="20"/>
                <w:rPrChange w:id="61" w:author="Rosli, Nur Nashriq Nadira" w:date="2021-10-06T17:36:00Z">
                  <w:rPr>
                    <w:noProof/>
                    <w:webHidden/>
                  </w:rPr>
                </w:rPrChange>
              </w:rPr>
              <w:t>3</w:t>
            </w:r>
            <w:r w:rsidRPr="005C2466">
              <w:rPr>
                <w:noProof/>
                <w:webHidden/>
                <w:sz w:val="20"/>
                <w:szCs w:val="20"/>
                <w:rPrChange w:id="62" w:author="Rosli, Nur Nashriq Nadira" w:date="2021-10-06T17:36:00Z">
                  <w:rPr>
                    <w:noProof/>
                    <w:webHidden/>
                  </w:rPr>
                </w:rPrChange>
              </w:rPr>
              <w:fldChar w:fldCharType="end"/>
            </w:r>
            <w:r w:rsidRPr="005C2466">
              <w:rPr>
                <w:rStyle w:val="Hyperlink"/>
                <w:noProof/>
                <w:sz w:val="20"/>
                <w:szCs w:val="20"/>
                <w:rPrChange w:id="63" w:author="Rosli, Nur Nashriq Nadira" w:date="2021-10-06T17:36:00Z">
                  <w:rPr>
                    <w:rStyle w:val="Hyperlink"/>
                    <w:noProof/>
                  </w:rPr>
                </w:rPrChange>
              </w:rPr>
              <w:fldChar w:fldCharType="end"/>
            </w:r>
          </w:ins>
        </w:p>
        <w:p w14:paraId="309E4CE7" w14:textId="77777777" w:rsidR="005C2466" w:rsidRPr="005C2466" w:rsidRDefault="005C2466" w:rsidP="005C2466">
          <w:pPr>
            <w:pStyle w:val="TOC1"/>
            <w:rPr>
              <w:ins w:id="64" w:author="Rosli, Nur Nashriq Nadira" w:date="2021-10-06T17:36:00Z"/>
              <w:rFonts w:asciiTheme="minorHAnsi" w:eastAsiaTheme="minorEastAsia" w:hAnsiTheme="minorHAnsi" w:cstheme="minorBidi"/>
              <w:noProof/>
              <w:sz w:val="20"/>
              <w:szCs w:val="20"/>
              <w:lang w:eastAsia="en-US"/>
              <w:rPrChange w:id="65" w:author="Rosli, Nur Nashriq Nadira" w:date="2021-10-06T17:36:00Z">
                <w:rPr>
                  <w:ins w:id="66" w:author="Rosli, Nur Nashriq Nadira" w:date="2021-10-06T17:36:00Z"/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en-US"/>
                </w:rPr>
              </w:rPrChange>
            </w:rPr>
            <w:pPrChange w:id="67" w:author="Rosli, Nur Nashriq Nadira" w:date="2021-10-06T17:36:00Z">
              <w:pPr>
                <w:pStyle w:val="TOC1"/>
                <w:tabs>
                  <w:tab w:val="right" w:leader="dot" w:pos="8630"/>
                </w:tabs>
              </w:pPr>
            </w:pPrChange>
          </w:pPr>
          <w:ins w:id="68" w:author="Rosli, Nur Nashriq Nadira" w:date="2021-10-06T17:36:00Z">
            <w:r w:rsidRPr="005C2466">
              <w:rPr>
                <w:rStyle w:val="Hyperlink"/>
                <w:noProof/>
                <w:sz w:val="20"/>
                <w:szCs w:val="20"/>
                <w:rPrChange w:id="69" w:author="Rosli, Nur Nashriq Nadira" w:date="2021-10-06T17:36:00Z">
                  <w:rPr>
                    <w:rStyle w:val="Hyperlink"/>
                    <w:noProof/>
                  </w:rPr>
                </w:rPrChange>
              </w:rPr>
              <w:fldChar w:fldCharType="begin"/>
            </w:r>
            <w:r w:rsidRPr="005C2466">
              <w:rPr>
                <w:rStyle w:val="Hyperlink"/>
                <w:noProof/>
                <w:sz w:val="20"/>
                <w:szCs w:val="20"/>
                <w:rPrChange w:id="70" w:author="Rosli, Nur Nashriq Nadira" w:date="2021-10-06T17:36:00Z">
                  <w:rPr>
                    <w:rStyle w:val="Hyperlink"/>
                    <w:noProof/>
                  </w:rPr>
                </w:rPrChange>
              </w:rPr>
              <w:instrText xml:space="preserve"> </w:instrText>
            </w:r>
            <w:r w:rsidRPr="005C2466">
              <w:rPr>
                <w:noProof/>
                <w:sz w:val="20"/>
                <w:szCs w:val="20"/>
                <w:rPrChange w:id="71" w:author="Rosli, Nur Nashriq Nadira" w:date="2021-10-06T17:36:00Z">
                  <w:rPr>
                    <w:noProof/>
                  </w:rPr>
                </w:rPrChange>
              </w:rPr>
              <w:instrText>HYPERLINK \l "_Toc84434179"</w:instrText>
            </w:r>
            <w:r w:rsidRPr="005C2466">
              <w:rPr>
                <w:rStyle w:val="Hyperlink"/>
                <w:noProof/>
                <w:sz w:val="20"/>
                <w:szCs w:val="20"/>
                <w:rPrChange w:id="72" w:author="Rosli, Nur Nashriq Nadira" w:date="2021-10-06T17:36:00Z">
                  <w:rPr>
                    <w:rStyle w:val="Hyperlink"/>
                    <w:noProof/>
                  </w:rPr>
                </w:rPrChange>
              </w:rPr>
              <w:instrText xml:space="preserve"> </w:instrText>
            </w:r>
            <w:r w:rsidRPr="005C2466">
              <w:rPr>
                <w:rStyle w:val="Hyperlink"/>
                <w:noProof/>
                <w:sz w:val="20"/>
                <w:szCs w:val="20"/>
                <w:rPrChange w:id="73" w:author="Rosli, Nur Nashriq Nadira" w:date="2021-10-06T17:36:00Z">
                  <w:rPr>
                    <w:rStyle w:val="Hyperlink"/>
                    <w:noProof/>
                  </w:rPr>
                </w:rPrChange>
              </w:rPr>
            </w:r>
            <w:r w:rsidRPr="005C2466">
              <w:rPr>
                <w:rStyle w:val="Hyperlink"/>
                <w:noProof/>
                <w:sz w:val="20"/>
                <w:szCs w:val="20"/>
                <w:rPrChange w:id="74" w:author="Rosli, Nur Nashriq Nadira" w:date="2021-10-06T17:36:00Z">
                  <w:rPr>
                    <w:rStyle w:val="Hyperlink"/>
                    <w:noProof/>
                  </w:rPr>
                </w:rPrChange>
              </w:rPr>
              <w:fldChar w:fldCharType="separate"/>
            </w:r>
            <w:r w:rsidRPr="005C2466">
              <w:rPr>
                <w:rStyle w:val="Hyperlink"/>
                <w:rFonts w:ascii="Arial" w:hAnsi="Arial" w:cs="Arial"/>
                <w:noProof/>
                <w:sz w:val="20"/>
                <w:szCs w:val="20"/>
                <w:rPrChange w:id="75" w:author="Rosli, Nur Nashriq Nadira" w:date="2021-10-06T17:36:00Z">
                  <w:rPr>
                    <w:rStyle w:val="Hyperlink"/>
                    <w:rFonts w:ascii="Arial" w:hAnsi="Arial" w:cs="Arial"/>
                    <w:noProof/>
                  </w:rPr>
                </w:rPrChange>
              </w:rPr>
              <w:t>List of all Supported ReST API</w:t>
            </w:r>
            <w:r w:rsidRPr="005C2466">
              <w:rPr>
                <w:noProof/>
                <w:webHidden/>
                <w:sz w:val="20"/>
                <w:szCs w:val="20"/>
                <w:rPrChange w:id="76" w:author="Rosli, Nur Nashriq Nadira" w:date="2021-10-06T17:36:00Z">
                  <w:rPr>
                    <w:noProof/>
                    <w:webHidden/>
                  </w:rPr>
                </w:rPrChange>
              </w:rPr>
              <w:tab/>
            </w:r>
            <w:r w:rsidRPr="005C2466">
              <w:rPr>
                <w:noProof/>
                <w:webHidden/>
                <w:sz w:val="20"/>
                <w:szCs w:val="20"/>
                <w:rPrChange w:id="77" w:author="Rosli, Nur Nashriq Nadira" w:date="2021-10-06T17:36:00Z">
                  <w:rPr>
                    <w:noProof/>
                    <w:webHidden/>
                  </w:rPr>
                </w:rPrChange>
              </w:rPr>
              <w:fldChar w:fldCharType="begin"/>
            </w:r>
            <w:r w:rsidRPr="005C2466">
              <w:rPr>
                <w:noProof/>
                <w:webHidden/>
                <w:sz w:val="20"/>
                <w:szCs w:val="20"/>
                <w:rPrChange w:id="78" w:author="Rosli, Nur Nashriq Nadira" w:date="2021-10-06T17:36:00Z">
                  <w:rPr>
                    <w:noProof/>
                    <w:webHidden/>
                  </w:rPr>
                </w:rPrChange>
              </w:rPr>
              <w:instrText xml:space="preserve"> PAGEREF _Toc84434179 \h </w:instrText>
            </w:r>
            <w:r w:rsidRPr="005C2466">
              <w:rPr>
                <w:noProof/>
                <w:webHidden/>
                <w:sz w:val="20"/>
                <w:szCs w:val="20"/>
                <w:rPrChange w:id="79" w:author="Rosli, Nur Nashriq Nadira" w:date="2021-10-06T17:36:00Z">
                  <w:rPr>
                    <w:noProof/>
                    <w:webHidden/>
                  </w:rPr>
                </w:rPrChange>
              </w:rPr>
            </w:r>
          </w:ins>
          <w:r w:rsidRPr="005C2466">
            <w:rPr>
              <w:noProof/>
              <w:webHidden/>
              <w:sz w:val="20"/>
              <w:szCs w:val="20"/>
              <w:rPrChange w:id="80" w:author="Rosli, Nur Nashriq Nadira" w:date="2021-10-06T17:36:00Z">
                <w:rPr>
                  <w:noProof/>
                  <w:webHidden/>
                </w:rPr>
              </w:rPrChange>
            </w:rPr>
            <w:fldChar w:fldCharType="separate"/>
          </w:r>
          <w:ins w:id="81" w:author="Rosli, Nur Nashriq Nadira" w:date="2021-10-06T17:36:00Z">
            <w:r w:rsidRPr="005C2466">
              <w:rPr>
                <w:noProof/>
                <w:webHidden/>
                <w:sz w:val="20"/>
                <w:szCs w:val="20"/>
                <w:rPrChange w:id="82" w:author="Rosli, Nur Nashriq Nadira" w:date="2021-10-06T17:36:00Z">
                  <w:rPr>
                    <w:noProof/>
                    <w:webHidden/>
                  </w:rPr>
                </w:rPrChange>
              </w:rPr>
              <w:t>4</w:t>
            </w:r>
            <w:r w:rsidRPr="005C2466">
              <w:rPr>
                <w:noProof/>
                <w:webHidden/>
                <w:sz w:val="20"/>
                <w:szCs w:val="20"/>
                <w:rPrChange w:id="83" w:author="Rosli, Nur Nashriq Nadira" w:date="2021-10-06T17:36:00Z">
                  <w:rPr>
                    <w:noProof/>
                    <w:webHidden/>
                  </w:rPr>
                </w:rPrChange>
              </w:rPr>
              <w:fldChar w:fldCharType="end"/>
            </w:r>
            <w:r w:rsidRPr="005C2466">
              <w:rPr>
                <w:rStyle w:val="Hyperlink"/>
                <w:noProof/>
                <w:sz w:val="20"/>
                <w:szCs w:val="20"/>
                <w:rPrChange w:id="84" w:author="Rosli, Nur Nashriq Nadira" w:date="2021-10-06T17:36:00Z">
                  <w:rPr>
                    <w:rStyle w:val="Hyperlink"/>
                    <w:noProof/>
                  </w:rPr>
                </w:rPrChange>
              </w:rPr>
              <w:fldChar w:fldCharType="end"/>
            </w:r>
          </w:ins>
        </w:p>
        <w:p w14:paraId="43F8FEDA" w14:textId="77777777" w:rsidR="005C2466" w:rsidRPr="005C2466" w:rsidRDefault="005C2466" w:rsidP="005C2466">
          <w:pPr>
            <w:pStyle w:val="TOC1"/>
            <w:rPr>
              <w:ins w:id="85" w:author="Rosli, Nur Nashriq Nadira" w:date="2021-10-06T17:36:00Z"/>
              <w:rFonts w:asciiTheme="minorHAnsi" w:eastAsiaTheme="minorEastAsia" w:hAnsiTheme="minorHAnsi" w:cstheme="minorBidi"/>
              <w:noProof/>
              <w:sz w:val="20"/>
              <w:szCs w:val="20"/>
              <w:lang w:eastAsia="en-US"/>
              <w:rPrChange w:id="86" w:author="Rosli, Nur Nashriq Nadira" w:date="2021-10-06T17:36:00Z">
                <w:rPr>
                  <w:ins w:id="87" w:author="Rosli, Nur Nashriq Nadira" w:date="2021-10-06T17:36:00Z"/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en-US"/>
                </w:rPr>
              </w:rPrChange>
            </w:rPr>
            <w:pPrChange w:id="88" w:author="Rosli, Nur Nashriq Nadira" w:date="2021-10-06T17:36:00Z">
              <w:pPr>
                <w:pStyle w:val="TOC1"/>
                <w:tabs>
                  <w:tab w:val="right" w:leader="dot" w:pos="8630"/>
                </w:tabs>
              </w:pPr>
            </w:pPrChange>
          </w:pPr>
          <w:ins w:id="89" w:author="Rosli, Nur Nashriq Nadira" w:date="2021-10-06T17:36:00Z">
            <w:r w:rsidRPr="005C2466">
              <w:rPr>
                <w:rStyle w:val="Hyperlink"/>
                <w:noProof/>
                <w:sz w:val="20"/>
                <w:szCs w:val="20"/>
                <w:rPrChange w:id="90" w:author="Rosli, Nur Nashriq Nadira" w:date="2021-10-06T17:36:00Z">
                  <w:rPr>
                    <w:rStyle w:val="Hyperlink"/>
                    <w:noProof/>
                  </w:rPr>
                </w:rPrChange>
              </w:rPr>
              <w:fldChar w:fldCharType="begin"/>
            </w:r>
            <w:r w:rsidRPr="005C2466">
              <w:rPr>
                <w:rStyle w:val="Hyperlink"/>
                <w:noProof/>
                <w:sz w:val="20"/>
                <w:szCs w:val="20"/>
                <w:rPrChange w:id="91" w:author="Rosli, Nur Nashriq Nadira" w:date="2021-10-06T17:36:00Z">
                  <w:rPr>
                    <w:rStyle w:val="Hyperlink"/>
                    <w:noProof/>
                  </w:rPr>
                </w:rPrChange>
              </w:rPr>
              <w:instrText xml:space="preserve"> </w:instrText>
            </w:r>
            <w:r w:rsidRPr="005C2466">
              <w:rPr>
                <w:noProof/>
                <w:sz w:val="20"/>
                <w:szCs w:val="20"/>
                <w:rPrChange w:id="92" w:author="Rosli, Nur Nashriq Nadira" w:date="2021-10-06T17:36:00Z">
                  <w:rPr>
                    <w:noProof/>
                  </w:rPr>
                </w:rPrChange>
              </w:rPr>
              <w:instrText>HYPERLINK \l "_Toc84434180"</w:instrText>
            </w:r>
            <w:r w:rsidRPr="005C2466">
              <w:rPr>
                <w:rStyle w:val="Hyperlink"/>
                <w:noProof/>
                <w:sz w:val="20"/>
                <w:szCs w:val="20"/>
                <w:rPrChange w:id="93" w:author="Rosli, Nur Nashriq Nadira" w:date="2021-10-06T17:36:00Z">
                  <w:rPr>
                    <w:rStyle w:val="Hyperlink"/>
                    <w:noProof/>
                  </w:rPr>
                </w:rPrChange>
              </w:rPr>
              <w:instrText xml:space="preserve"> </w:instrText>
            </w:r>
            <w:r w:rsidRPr="005C2466">
              <w:rPr>
                <w:rStyle w:val="Hyperlink"/>
                <w:noProof/>
                <w:sz w:val="20"/>
                <w:szCs w:val="20"/>
                <w:rPrChange w:id="94" w:author="Rosli, Nur Nashriq Nadira" w:date="2021-10-06T17:36:00Z">
                  <w:rPr>
                    <w:rStyle w:val="Hyperlink"/>
                    <w:noProof/>
                  </w:rPr>
                </w:rPrChange>
              </w:rPr>
            </w:r>
            <w:r w:rsidRPr="005C2466">
              <w:rPr>
                <w:rStyle w:val="Hyperlink"/>
                <w:noProof/>
                <w:sz w:val="20"/>
                <w:szCs w:val="20"/>
                <w:rPrChange w:id="95" w:author="Rosli, Nur Nashriq Nadira" w:date="2021-10-06T17:36:00Z">
                  <w:rPr>
                    <w:rStyle w:val="Hyperlink"/>
                    <w:noProof/>
                  </w:rPr>
                </w:rPrChange>
              </w:rPr>
              <w:fldChar w:fldCharType="separate"/>
            </w:r>
            <w:r w:rsidRPr="005C2466">
              <w:rPr>
                <w:rStyle w:val="Hyperlink"/>
                <w:rFonts w:ascii="Arial" w:hAnsi="Arial" w:cs="Arial"/>
                <w:noProof/>
                <w:sz w:val="20"/>
                <w:szCs w:val="20"/>
                <w:rPrChange w:id="96" w:author="Rosli, Nur Nashriq Nadira" w:date="2021-10-06T17:36:00Z">
                  <w:rPr>
                    <w:rStyle w:val="Hyperlink"/>
                    <w:rFonts w:ascii="Arial" w:hAnsi="Arial" w:cs="Arial"/>
                    <w:noProof/>
                  </w:rPr>
                </w:rPrChange>
              </w:rPr>
              <w:t>Sample REST API Requests</w:t>
            </w:r>
            <w:r w:rsidRPr="005C2466">
              <w:rPr>
                <w:noProof/>
                <w:webHidden/>
                <w:sz w:val="20"/>
                <w:szCs w:val="20"/>
                <w:rPrChange w:id="97" w:author="Rosli, Nur Nashriq Nadira" w:date="2021-10-06T17:36:00Z">
                  <w:rPr>
                    <w:noProof/>
                    <w:webHidden/>
                  </w:rPr>
                </w:rPrChange>
              </w:rPr>
              <w:tab/>
            </w:r>
            <w:r w:rsidRPr="005C2466">
              <w:rPr>
                <w:noProof/>
                <w:webHidden/>
                <w:sz w:val="20"/>
                <w:szCs w:val="20"/>
                <w:rPrChange w:id="98" w:author="Rosli, Nur Nashriq Nadira" w:date="2021-10-06T17:36:00Z">
                  <w:rPr>
                    <w:noProof/>
                    <w:webHidden/>
                  </w:rPr>
                </w:rPrChange>
              </w:rPr>
              <w:fldChar w:fldCharType="begin"/>
            </w:r>
            <w:r w:rsidRPr="005C2466">
              <w:rPr>
                <w:noProof/>
                <w:webHidden/>
                <w:sz w:val="20"/>
                <w:szCs w:val="20"/>
                <w:rPrChange w:id="99" w:author="Rosli, Nur Nashriq Nadira" w:date="2021-10-06T17:36:00Z">
                  <w:rPr>
                    <w:noProof/>
                    <w:webHidden/>
                  </w:rPr>
                </w:rPrChange>
              </w:rPr>
              <w:instrText xml:space="preserve"> PAGEREF _Toc84434180 \h </w:instrText>
            </w:r>
            <w:r w:rsidRPr="005C2466">
              <w:rPr>
                <w:noProof/>
                <w:webHidden/>
                <w:sz w:val="20"/>
                <w:szCs w:val="20"/>
                <w:rPrChange w:id="100" w:author="Rosli, Nur Nashriq Nadira" w:date="2021-10-06T17:36:00Z">
                  <w:rPr>
                    <w:noProof/>
                    <w:webHidden/>
                  </w:rPr>
                </w:rPrChange>
              </w:rPr>
            </w:r>
          </w:ins>
          <w:r w:rsidRPr="005C2466">
            <w:rPr>
              <w:noProof/>
              <w:webHidden/>
              <w:sz w:val="20"/>
              <w:szCs w:val="20"/>
              <w:rPrChange w:id="101" w:author="Rosli, Nur Nashriq Nadira" w:date="2021-10-06T17:36:00Z">
                <w:rPr>
                  <w:noProof/>
                  <w:webHidden/>
                </w:rPr>
              </w:rPrChange>
            </w:rPr>
            <w:fldChar w:fldCharType="separate"/>
          </w:r>
          <w:ins w:id="102" w:author="Rosli, Nur Nashriq Nadira" w:date="2021-10-06T17:36:00Z">
            <w:r w:rsidRPr="005C2466">
              <w:rPr>
                <w:noProof/>
                <w:webHidden/>
                <w:sz w:val="20"/>
                <w:szCs w:val="20"/>
                <w:rPrChange w:id="103" w:author="Rosli, Nur Nashriq Nadira" w:date="2021-10-06T17:36:00Z">
                  <w:rPr>
                    <w:noProof/>
                    <w:webHidden/>
                  </w:rPr>
                </w:rPrChange>
              </w:rPr>
              <w:t>5</w:t>
            </w:r>
            <w:r w:rsidRPr="005C2466">
              <w:rPr>
                <w:noProof/>
                <w:webHidden/>
                <w:sz w:val="20"/>
                <w:szCs w:val="20"/>
                <w:rPrChange w:id="104" w:author="Rosli, Nur Nashriq Nadira" w:date="2021-10-06T17:36:00Z">
                  <w:rPr>
                    <w:noProof/>
                    <w:webHidden/>
                  </w:rPr>
                </w:rPrChange>
              </w:rPr>
              <w:fldChar w:fldCharType="end"/>
            </w:r>
            <w:r w:rsidRPr="005C2466">
              <w:rPr>
                <w:rStyle w:val="Hyperlink"/>
                <w:noProof/>
                <w:sz w:val="20"/>
                <w:szCs w:val="20"/>
                <w:rPrChange w:id="105" w:author="Rosli, Nur Nashriq Nadira" w:date="2021-10-06T17:36:00Z">
                  <w:rPr>
                    <w:rStyle w:val="Hyperlink"/>
                    <w:noProof/>
                  </w:rPr>
                </w:rPrChange>
              </w:rPr>
              <w:fldChar w:fldCharType="end"/>
            </w:r>
          </w:ins>
        </w:p>
        <w:p w14:paraId="7FC0BFC5" w14:textId="4EB1B4AE" w:rsidR="00D73FF0" w:rsidRPr="005C2466" w:rsidRDefault="00D73FF0">
          <w:pPr>
            <w:rPr>
              <w:ins w:id="106" w:author="Rosli, Nur Nashriq Nadira" w:date="2020-04-07T09:46:00Z"/>
              <w:rFonts w:ascii="Arial" w:hAnsi="Arial" w:cs="Arial"/>
              <w:sz w:val="22"/>
              <w:szCs w:val="22"/>
              <w:rPrChange w:id="107" w:author="Rosli, Nur Nashriq Nadira" w:date="2021-10-06T17:32:00Z">
                <w:rPr>
                  <w:ins w:id="108" w:author="Rosli, Nur Nashriq Nadira" w:date="2020-04-07T09:46:00Z"/>
                </w:rPr>
              </w:rPrChange>
            </w:rPr>
          </w:pPr>
          <w:del w:id="109" w:author="Rosli, Nur Nashriq Nadira" w:date="2020-04-07T09:46:00Z">
            <w:r w:rsidRPr="005C2466" w:rsidDel="00D73FF0">
              <w:rPr>
                <w:rFonts w:ascii="Arial" w:hAnsi="Arial" w:cs="Arial"/>
                <w:noProof/>
                <w:sz w:val="20"/>
                <w:szCs w:val="20"/>
                <w:rPrChange w:id="110" w:author="Rosli, Nur Nashriq Nadira" w:date="2021-10-06T17:36:00Z">
                  <w:rPr>
                    <w:noProof/>
                  </w:rPr>
                </w:rPrChange>
              </w:rPr>
              <w:delText>No table of contents entries found.</w:delText>
            </w:r>
          </w:del>
          <w:ins w:id="111" w:author="Rosli, Nur Nashriq Nadira" w:date="2020-04-07T09:46:00Z">
            <w:r w:rsidRPr="005C2466">
              <w:rPr>
                <w:rFonts w:ascii="Arial" w:hAnsi="Arial" w:cs="Arial"/>
                <w:b/>
                <w:bCs/>
                <w:noProof/>
                <w:sz w:val="20"/>
                <w:szCs w:val="20"/>
                <w:rPrChange w:id="112" w:author="Rosli, Nur Nashriq Nadira" w:date="2021-10-06T17:36:00Z">
                  <w:rPr>
                    <w:b/>
                    <w:bCs/>
                    <w:noProof/>
                  </w:rPr>
                </w:rPrChange>
              </w:rPr>
              <w:fldChar w:fldCharType="end"/>
            </w:r>
          </w:ins>
        </w:p>
        <w:customXmlInsRangeStart w:id="113" w:author="Rosli, Nur Nashriq Nadira" w:date="2020-04-07T09:46:00Z"/>
      </w:sdtContent>
    </w:sdt>
    <w:customXmlInsRangeEnd w:id="113"/>
    <w:p w14:paraId="0BEAA1D5" w14:textId="77777777" w:rsidR="00D73FF0" w:rsidRPr="005C2466" w:rsidRDefault="00D73FF0">
      <w:pPr>
        <w:rPr>
          <w:ins w:id="114" w:author="Rosli, Nur Nashriq Nadira" w:date="2020-04-07T09:45:00Z"/>
          <w:rFonts w:ascii="Arial" w:hAnsi="Arial" w:cs="Arial"/>
          <w:sz w:val="22"/>
          <w:szCs w:val="22"/>
          <w:rPrChange w:id="115" w:author="Rosli, Nur Nashriq Nadira" w:date="2021-10-06T17:32:00Z">
            <w:rPr>
              <w:ins w:id="116" w:author="Rosli, Nur Nashriq Nadira" w:date="2020-04-07T09:45:00Z"/>
            </w:rPr>
          </w:rPrChange>
        </w:rPr>
      </w:pPr>
      <w:bookmarkStart w:id="117" w:name="_GoBack"/>
      <w:bookmarkEnd w:id="117"/>
      <w:ins w:id="118" w:author="Rosli, Nur Nashriq Nadira" w:date="2020-04-07T09:45:00Z">
        <w:r w:rsidRPr="005C2466">
          <w:rPr>
            <w:rFonts w:ascii="Arial" w:hAnsi="Arial" w:cs="Arial"/>
            <w:sz w:val="22"/>
            <w:szCs w:val="22"/>
            <w:rPrChange w:id="119" w:author="Rosli, Nur Nashriq Nadira" w:date="2021-10-06T17:32:00Z">
              <w:rPr/>
            </w:rPrChange>
          </w:rPr>
          <w:br w:type="page"/>
        </w:r>
      </w:ins>
    </w:p>
    <w:p w14:paraId="4F6A7801" w14:textId="48053C64" w:rsidR="00927C74" w:rsidRPr="005C2466" w:rsidDel="00D73FF0" w:rsidRDefault="00927C74">
      <w:pPr>
        <w:pStyle w:val="Title"/>
        <w:rPr>
          <w:del w:id="120" w:author="Rosli, Nur Nashriq Nadira" w:date="2020-04-07T09:44:00Z"/>
          <w:rFonts w:ascii="Arial" w:hAnsi="Arial" w:cs="Arial"/>
          <w:sz w:val="22"/>
          <w:szCs w:val="22"/>
          <w:rPrChange w:id="121" w:author="Rosli, Nur Nashriq Nadira" w:date="2021-10-06T17:32:00Z">
            <w:rPr>
              <w:del w:id="122" w:author="Rosli, Nur Nashriq Nadira" w:date="2020-04-07T09:44:00Z"/>
            </w:rPr>
          </w:rPrChange>
        </w:rPr>
        <w:pPrChange w:id="123" w:author="Rosli, Nur Nashriq Nadira" w:date="2020-04-07T09:44:00Z">
          <w:pPr>
            <w:pStyle w:val="Heading1"/>
          </w:pPr>
        </w:pPrChange>
      </w:pPr>
    </w:p>
    <w:p w14:paraId="23328D81" w14:textId="236375EB" w:rsidR="007D0062" w:rsidRPr="005C2466" w:rsidDel="00D73FF0" w:rsidRDefault="007D0062" w:rsidP="007D0062">
      <w:pPr>
        <w:rPr>
          <w:del w:id="124" w:author="Rosli, Nur Nashriq Nadira" w:date="2020-04-07T09:44:00Z"/>
          <w:rFonts w:ascii="Arial" w:hAnsi="Arial" w:cs="Arial"/>
          <w:sz w:val="22"/>
          <w:szCs w:val="22"/>
          <w:rPrChange w:id="125" w:author="Rosli, Nur Nashriq Nadira" w:date="2021-10-06T17:32:00Z">
            <w:rPr>
              <w:del w:id="126" w:author="Rosli, Nur Nashriq Nadira" w:date="2020-04-07T09:44:00Z"/>
              <w:rFonts w:ascii="Arial" w:hAnsi="Arial" w:cs="Arial"/>
            </w:rPr>
          </w:rPrChange>
        </w:rPr>
      </w:pPr>
    </w:p>
    <w:p w14:paraId="23328D82" w14:textId="77777777" w:rsidR="007D0062" w:rsidRPr="005C2466" w:rsidRDefault="00DA6F37" w:rsidP="007D0062">
      <w:pPr>
        <w:rPr>
          <w:ins w:id="127" w:author="Rosli, Nur Nashriq Nadira" w:date="2020-04-07T09:56:00Z"/>
          <w:rFonts w:ascii="Arial" w:hAnsi="Arial" w:cs="Arial"/>
          <w:sz w:val="22"/>
          <w:szCs w:val="22"/>
        </w:rPr>
      </w:pPr>
      <w:r w:rsidRPr="005C2466">
        <w:rPr>
          <w:rFonts w:ascii="Arial" w:hAnsi="Arial" w:cs="Arial"/>
          <w:sz w:val="22"/>
          <w:szCs w:val="22"/>
        </w:rPr>
        <w:t>Opennms has extensive ReSTful interface that allows user to access the information collected and stored in the application</w:t>
      </w:r>
    </w:p>
    <w:p w14:paraId="1A64323A" w14:textId="77777777" w:rsidR="002B1FA4" w:rsidRPr="005C2466" w:rsidRDefault="002B1FA4" w:rsidP="007D0062">
      <w:pPr>
        <w:rPr>
          <w:rFonts w:ascii="Arial" w:hAnsi="Arial" w:cs="Arial"/>
          <w:sz w:val="22"/>
          <w:szCs w:val="22"/>
        </w:rPr>
      </w:pPr>
    </w:p>
    <w:p w14:paraId="23328D83" w14:textId="77777777" w:rsidR="00DA6F37" w:rsidRPr="005C2466" w:rsidRDefault="00DA6F37" w:rsidP="007D0062">
      <w:pPr>
        <w:rPr>
          <w:rFonts w:ascii="Arial" w:hAnsi="Arial" w:cs="Arial"/>
          <w:sz w:val="22"/>
          <w:szCs w:val="22"/>
        </w:rPr>
      </w:pPr>
    </w:p>
    <w:p w14:paraId="23328D84" w14:textId="4BCEA064" w:rsidR="000E06D2" w:rsidRPr="005C2466" w:rsidRDefault="000E06D2">
      <w:pPr>
        <w:pStyle w:val="Heading1"/>
        <w:rPr>
          <w:ins w:id="128" w:author="Rosli, Nur Nashriq Nadira" w:date="2020-04-06T09:34:00Z"/>
          <w:rFonts w:ascii="Arial" w:hAnsi="Arial" w:cs="Arial"/>
          <w:sz w:val="22"/>
          <w:szCs w:val="22"/>
          <w:rPrChange w:id="129" w:author="Rosli, Nur Nashriq Nadira" w:date="2021-10-06T17:32:00Z">
            <w:rPr>
              <w:ins w:id="130" w:author="Rosli, Nur Nashriq Nadira" w:date="2020-04-06T09:34:00Z"/>
            </w:rPr>
          </w:rPrChange>
        </w:rPr>
        <w:pPrChange w:id="131" w:author="Rosli, Nur Nashriq Nadira" w:date="2020-04-07T09:46:00Z">
          <w:pPr/>
        </w:pPrChange>
      </w:pPr>
      <w:bookmarkStart w:id="132" w:name="_Toc84434177"/>
      <w:r w:rsidRPr="005C2466">
        <w:rPr>
          <w:rFonts w:ascii="Arial" w:hAnsi="Arial" w:cs="Arial"/>
          <w:sz w:val="22"/>
          <w:szCs w:val="22"/>
          <w:rPrChange w:id="133" w:author="Rosli, Nur Nashriq Nadira" w:date="2021-10-06T17:32:00Z">
            <w:rPr/>
          </w:rPrChange>
        </w:rPr>
        <w:t>Access</w:t>
      </w:r>
      <w:bookmarkEnd w:id="132"/>
    </w:p>
    <w:p w14:paraId="629250A3" w14:textId="77777777" w:rsidR="007D3DD5" w:rsidRPr="005C2466" w:rsidRDefault="007D3DD5" w:rsidP="007D0062">
      <w:pPr>
        <w:rPr>
          <w:rFonts w:ascii="Arial" w:hAnsi="Arial" w:cs="Arial"/>
          <w:b/>
          <w:sz w:val="22"/>
          <w:szCs w:val="22"/>
          <w:u w:val="single"/>
        </w:rPr>
      </w:pPr>
    </w:p>
    <w:p w14:paraId="23328D85" w14:textId="77777777" w:rsidR="00DA6F37" w:rsidRPr="005C2466" w:rsidRDefault="00DA6F37" w:rsidP="007D0062">
      <w:pPr>
        <w:rPr>
          <w:ins w:id="134" w:author="Rosli, Nur Nashriq Nadira" w:date="2020-04-07T09:56:00Z"/>
          <w:rFonts w:ascii="Arial" w:hAnsi="Arial" w:cs="Arial"/>
          <w:sz w:val="22"/>
          <w:szCs w:val="22"/>
        </w:rPr>
      </w:pPr>
      <w:r w:rsidRPr="005C2466">
        <w:rPr>
          <w:rFonts w:ascii="Arial" w:hAnsi="Arial" w:cs="Arial"/>
          <w:sz w:val="22"/>
          <w:szCs w:val="22"/>
        </w:rPr>
        <w:t>To access the data, use the base link below:</w:t>
      </w:r>
    </w:p>
    <w:p w14:paraId="50E6B423" w14:textId="77777777" w:rsidR="002B1FA4" w:rsidRPr="005C2466" w:rsidRDefault="002B1FA4" w:rsidP="007D0062">
      <w:pPr>
        <w:rPr>
          <w:rFonts w:ascii="Arial" w:hAnsi="Arial" w:cs="Arial"/>
          <w:sz w:val="22"/>
          <w:szCs w:val="22"/>
        </w:rPr>
      </w:pPr>
    </w:p>
    <w:p w14:paraId="166305A5" w14:textId="77777777" w:rsidR="002B1FA4" w:rsidRPr="005C2466" w:rsidRDefault="00CD0483" w:rsidP="007D0062">
      <w:pPr>
        <w:rPr>
          <w:ins w:id="135" w:author="Rosli, Nur Nashriq Nadira" w:date="2020-04-07T09:56:00Z"/>
          <w:rFonts w:ascii="Arial" w:hAnsi="Arial" w:cs="Arial"/>
          <w:sz w:val="22"/>
          <w:szCs w:val="22"/>
        </w:rPr>
      </w:pPr>
      <w:r w:rsidRPr="005C2466">
        <w:rPr>
          <w:rFonts w:ascii="Arial" w:hAnsi="Arial" w:cs="Arial"/>
          <w:sz w:val="22"/>
          <w:szCs w:val="22"/>
        </w:rPr>
        <w:t xml:space="preserve">S2M Lab: </w:t>
      </w:r>
    </w:p>
    <w:p w14:paraId="63A7C217" w14:textId="4E369FEC" w:rsidR="00CD0483" w:rsidRPr="005C2466" w:rsidRDefault="00991DA9" w:rsidP="007D0062">
      <w:pPr>
        <w:rPr>
          <w:ins w:id="136" w:author="Rosli, Nur Nashriq Nadira" w:date="2020-04-07T09:56:00Z"/>
          <w:rStyle w:val="Hyperlink"/>
          <w:rFonts w:ascii="Arial" w:hAnsi="Arial" w:cs="Arial"/>
          <w:sz w:val="22"/>
          <w:szCs w:val="22"/>
          <w:shd w:val="clear" w:color="auto" w:fill="FAFAFA"/>
        </w:rPr>
      </w:pPr>
      <w:hyperlink r:id="rId11" w:history="1">
        <w:r w:rsidR="00CD0483" w:rsidRPr="005C2466">
          <w:rPr>
            <w:rStyle w:val="Hyperlink"/>
            <w:rFonts w:ascii="Arial" w:hAnsi="Arial" w:cs="Arial"/>
            <w:sz w:val="22"/>
            <w:szCs w:val="22"/>
            <w:shd w:val="clear" w:color="auto" w:fill="FAFAFA"/>
          </w:rPr>
          <w:t>http://x1xgen002.inf-na.xomlab.com/opennms/rest/</w:t>
        </w:r>
      </w:hyperlink>
    </w:p>
    <w:p w14:paraId="07A7DF85" w14:textId="77777777" w:rsidR="002B1FA4" w:rsidRPr="005C2466" w:rsidRDefault="002B1FA4" w:rsidP="007D0062">
      <w:pPr>
        <w:rPr>
          <w:rFonts w:ascii="Arial" w:hAnsi="Arial" w:cs="Arial"/>
          <w:sz w:val="22"/>
          <w:szCs w:val="22"/>
        </w:rPr>
      </w:pPr>
    </w:p>
    <w:p w14:paraId="1F45239F" w14:textId="77777777" w:rsidR="002B1FA4" w:rsidRPr="005C2466" w:rsidRDefault="00DA6F37" w:rsidP="007D0062">
      <w:pPr>
        <w:rPr>
          <w:ins w:id="137" w:author="Rosli, Nur Nashriq Nadira" w:date="2020-04-07T09:56:00Z"/>
          <w:rFonts w:ascii="Arial" w:hAnsi="Arial" w:cs="Arial"/>
          <w:sz w:val="22"/>
          <w:szCs w:val="22"/>
        </w:rPr>
      </w:pPr>
      <w:r w:rsidRPr="005C2466">
        <w:rPr>
          <w:rFonts w:ascii="Arial" w:hAnsi="Arial" w:cs="Arial"/>
          <w:sz w:val="22"/>
          <w:szCs w:val="22"/>
        </w:rPr>
        <w:t>Development:</w:t>
      </w:r>
    </w:p>
    <w:p w14:paraId="23328D86" w14:textId="11FAA786" w:rsidR="00DA6F37" w:rsidRPr="005C2466" w:rsidRDefault="00DA6F37" w:rsidP="007D0062">
      <w:pPr>
        <w:rPr>
          <w:ins w:id="138" w:author="Rosli, Nur Nashriq Nadira" w:date="2020-04-07T09:56:00Z"/>
          <w:rStyle w:val="Hyperlink"/>
          <w:rFonts w:ascii="Arial" w:hAnsi="Arial" w:cs="Arial"/>
          <w:sz w:val="22"/>
          <w:szCs w:val="22"/>
        </w:rPr>
      </w:pPr>
      <w:del w:id="139" w:author="Rosli, Nur Nashriq Nadira" w:date="2020-04-07T09:56:00Z">
        <w:r w:rsidRPr="005C2466" w:rsidDel="002B1FA4">
          <w:rPr>
            <w:rFonts w:ascii="Arial" w:hAnsi="Arial" w:cs="Arial"/>
            <w:sz w:val="22"/>
            <w:szCs w:val="22"/>
            <w:rPrChange w:id="140" w:author="Rosli, Nur Nashriq Nadira" w:date="2021-10-06T17:32:00Z">
              <w:rPr>
                <w:rFonts w:ascii="Arial" w:hAnsi="Arial" w:cs="Arial"/>
                <w:color w:val="0000FF"/>
                <w:sz w:val="22"/>
                <w:szCs w:val="22"/>
                <w:u w:val="single"/>
              </w:rPr>
            </w:rPrChange>
          </w:rPr>
          <w:delText xml:space="preserve"> </w:delText>
        </w:r>
      </w:del>
      <w:hyperlink r:id="rId12" w:history="1">
        <w:r w:rsidRPr="005C2466">
          <w:rPr>
            <w:rStyle w:val="Hyperlink"/>
            <w:rFonts w:ascii="Arial" w:hAnsi="Arial" w:cs="Arial"/>
            <w:sz w:val="22"/>
            <w:szCs w:val="22"/>
          </w:rPr>
          <w:t>http://hoeldonnet200.ups.xom.com/opennms/rest/</w:t>
        </w:r>
      </w:hyperlink>
    </w:p>
    <w:p w14:paraId="4F47D672" w14:textId="77777777" w:rsidR="002B1FA4" w:rsidRPr="005C2466" w:rsidRDefault="002B1FA4" w:rsidP="007D0062">
      <w:pPr>
        <w:rPr>
          <w:rFonts w:ascii="Arial" w:hAnsi="Arial" w:cs="Arial"/>
          <w:sz w:val="22"/>
          <w:szCs w:val="22"/>
        </w:rPr>
      </w:pPr>
    </w:p>
    <w:p w14:paraId="50B8FB15" w14:textId="77777777" w:rsidR="002B1FA4" w:rsidRPr="005C2466" w:rsidRDefault="00DA6F37">
      <w:pPr>
        <w:rPr>
          <w:ins w:id="141" w:author="Rosli, Nur Nashriq Nadira" w:date="2020-04-07T09:56:00Z"/>
          <w:rFonts w:ascii="Arial" w:hAnsi="Arial" w:cs="Arial"/>
          <w:sz w:val="22"/>
          <w:szCs w:val="22"/>
        </w:rPr>
      </w:pPr>
      <w:r w:rsidRPr="005C2466">
        <w:rPr>
          <w:rFonts w:ascii="Arial" w:hAnsi="Arial" w:cs="Arial"/>
          <w:sz w:val="22"/>
          <w:szCs w:val="22"/>
        </w:rPr>
        <w:t>Production</w:t>
      </w:r>
      <w:r w:rsidR="00EC2B3F" w:rsidRPr="005C2466">
        <w:rPr>
          <w:rFonts w:ascii="Arial" w:hAnsi="Arial" w:cs="Arial"/>
          <w:sz w:val="22"/>
          <w:szCs w:val="22"/>
        </w:rPr>
        <w:t xml:space="preserve"> UI clusters</w:t>
      </w:r>
      <w:r w:rsidRPr="005C2466">
        <w:rPr>
          <w:rFonts w:ascii="Arial" w:hAnsi="Arial" w:cs="Arial"/>
          <w:sz w:val="22"/>
          <w:szCs w:val="22"/>
        </w:rPr>
        <w:t xml:space="preserve">: </w:t>
      </w:r>
    </w:p>
    <w:p w14:paraId="46E4A60A" w14:textId="5778D7AB" w:rsidR="007D3DD5" w:rsidRPr="005C2466" w:rsidDel="002B1FA4" w:rsidRDefault="00FB048E">
      <w:pPr>
        <w:rPr>
          <w:del w:id="142" w:author="Unknown"/>
          <w:rFonts w:ascii="Arial" w:hAnsi="Arial" w:cs="Arial"/>
          <w:sz w:val="22"/>
          <w:szCs w:val="22"/>
        </w:rPr>
      </w:pPr>
      <w:ins w:id="143" w:author="Vijendren, Raveen" w:date="2021-09-02T08:48:00Z">
        <w:r w:rsidRPr="005C2466">
          <w:rPr>
            <w:rStyle w:val="Hyperlink"/>
            <w:rFonts w:ascii="Arial" w:hAnsi="Arial" w:cs="Arial"/>
            <w:sz w:val="22"/>
            <w:szCs w:val="22"/>
          </w:rPr>
          <w:fldChar w:fldCharType="begin"/>
        </w:r>
        <w:r w:rsidRPr="005C2466">
          <w:rPr>
            <w:rStyle w:val="Hyperlink"/>
            <w:rFonts w:ascii="Arial" w:hAnsi="Arial" w:cs="Arial"/>
            <w:sz w:val="22"/>
            <w:szCs w:val="22"/>
          </w:rPr>
          <w:instrText xml:space="preserve"> HYPERLINK "</w:instrText>
        </w:r>
      </w:ins>
      <w:r w:rsidRPr="005C2466">
        <w:rPr>
          <w:rStyle w:val="Hyperlink"/>
          <w:rFonts w:ascii="Arial" w:hAnsi="Arial" w:cs="Arial"/>
          <w:sz w:val="22"/>
          <w:szCs w:val="22"/>
        </w:rPr>
        <w:instrText>https://</w:instrText>
      </w:r>
      <w:ins w:id="144" w:author="Vijendren, Raveen" w:date="2021-08-26T09:25:00Z">
        <w:r w:rsidRPr="005C2466">
          <w:rPr>
            <w:rStyle w:val="Hyperlink"/>
            <w:rFonts w:ascii="Arial" w:hAnsi="Arial" w:cs="Arial"/>
            <w:sz w:val="22"/>
            <w:szCs w:val="22"/>
          </w:rPr>
          <w:instrText>onmsapi.ups.xom.com</w:instrText>
        </w:r>
      </w:ins>
      <w:r w:rsidRPr="005C2466">
        <w:rPr>
          <w:rStyle w:val="Hyperlink"/>
          <w:rFonts w:ascii="Arial" w:hAnsi="Arial" w:cs="Arial"/>
          <w:sz w:val="22"/>
          <w:szCs w:val="22"/>
        </w:rPr>
        <w:instrText>/</w:instrText>
      </w:r>
      <w:ins w:id="145" w:author="Vijendren, Raveen" w:date="2021-09-02T08:48:00Z">
        <w:r w:rsidRPr="005C2466">
          <w:rPr>
            <w:rStyle w:val="Hyperlink"/>
            <w:rFonts w:ascii="Arial" w:hAnsi="Arial" w:cs="Arial"/>
            <w:sz w:val="22"/>
            <w:szCs w:val="22"/>
          </w:rPr>
          <w:instrText>opennms</w:instrText>
        </w:r>
      </w:ins>
      <w:r w:rsidRPr="005C2466">
        <w:rPr>
          <w:rStyle w:val="Hyperlink"/>
          <w:rFonts w:ascii="Arial" w:hAnsi="Arial" w:cs="Arial"/>
          <w:sz w:val="22"/>
          <w:szCs w:val="22"/>
        </w:rPr>
        <w:instrText>/</w:instrText>
      </w:r>
      <w:ins w:id="146" w:author="Vijendren, Raveen" w:date="2021-09-02T08:48:00Z">
        <w:r w:rsidRPr="005C2466">
          <w:rPr>
            <w:rStyle w:val="Hyperlink"/>
            <w:rFonts w:ascii="Arial" w:hAnsi="Arial" w:cs="Arial"/>
            <w:sz w:val="22"/>
            <w:szCs w:val="22"/>
          </w:rPr>
          <w:instrText xml:space="preserve">" </w:instrText>
        </w:r>
        <w:r w:rsidRPr="005C2466">
          <w:rPr>
            <w:rStyle w:val="Hyperlink"/>
            <w:rFonts w:ascii="Arial" w:hAnsi="Arial" w:cs="Arial"/>
            <w:sz w:val="22"/>
            <w:szCs w:val="22"/>
          </w:rPr>
          <w:fldChar w:fldCharType="separate"/>
        </w:r>
      </w:ins>
      <w:r w:rsidRPr="005C2466">
        <w:rPr>
          <w:rStyle w:val="Hyperlink"/>
          <w:rFonts w:ascii="Arial" w:hAnsi="Arial" w:cs="Arial"/>
          <w:sz w:val="22"/>
          <w:szCs w:val="22"/>
        </w:rPr>
        <w:t>https://</w:t>
      </w:r>
      <w:del w:id="147" w:author="Vijendren, Raveen" w:date="2021-08-26T09:25:00Z">
        <w:r w:rsidRPr="005C2466" w:rsidDel="000913B6">
          <w:rPr>
            <w:rStyle w:val="Hyperlink"/>
            <w:rFonts w:ascii="Arial" w:hAnsi="Arial" w:cs="Arial"/>
            <w:sz w:val="22"/>
            <w:szCs w:val="22"/>
          </w:rPr>
          <w:delText>onms.ups.xom.com/opennmsapi</w:delText>
        </w:r>
      </w:del>
      <w:ins w:id="148" w:author="Vijendren, Raveen" w:date="2021-08-26T09:25:00Z">
        <w:r w:rsidRPr="005C2466">
          <w:rPr>
            <w:rStyle w:val="Hyperlink"/>
            <w:rFonts w:ascii="Arial" w:hAnsi="Arial" w:cs="Arial"/>
            <w:sz w:val="22"/>
            <w:szCs w:val="22"/>
          </w:rPr>
          <w:t>onmsapi.ups.xom.com</w:t>
        </w:r>
      </w:ins>
      <w:r w:rsidRPr="005C2466">
        <w:rPr>
          <w:rStyle w:val="Hyperlink"/>
          <w:rFonts w:ascii="Arial" w:hAnsi="Arial" w:cs="Arial"/>
          <w:sz w:val="22"/>
          <w:szCs w:val="22"/>
        </w:rPr>
        <w:t>/</w:t>
      </w:r>
      <w:del w:id="149" w:author="Vijendren, Raveen" w:date="2021-09-02T08:48:00Z">
        <w:r w:rsidRPr="005C2466" w:rsidDel="00FB048E">
          <w:rPr>
            <w:rStyle w:val="Hyperlink"/>
            <w:rFonts w:ascii="Arial" w:hAnsi="Arial" w:cs="Arial"/>
            <w:sz w:val="22"/>
            <w:szCs w:val="22"/>
          </w:rPr>
          <w:delText>rest</w:delText>
        </w:r>
      </w:del>
      <w:ins w:id="150" w:author="Vijendren, Raveen" w:date="2021-09-02T08:48:00Z">
        <w:r w:rsidRPr="005C2466">
          <w:rPr>
            <w:rStyle w:val="Hyperlink"/>
            <w:rFonts w:ascii="Arial" w:hAnsi="Arial" w:cs="Arial"/>
            <w:sz w:val="22"/>
            <w:szCs w:val="22"/>
          </w:rPr>
          <w:t>opennms</w:t>
        </w:r>
      </w:ins>
      <w:r w:rsidRPr="005C2466">
        <w:rPr>
          <w:rStyle w:val="Hyperlink"/>
          <w:rFonts w:ascii="Arial" w:hAnsi="Arial" w:cs="Arial"/>
          <w:sz w:val="22"/>
          <w:szCs w:val="22"/>
        </w:rPr>
        <w:t>/</w:t>
      </w:r>
      <w:ins w:id="151" w:author="Vijendren, Raveen" w:date="2021-09-02T08:48:00Z">
        <w:r w:rsidRPr="005C2466">
          <w:rPr>
            <w:rStyle w:val="Hyperlink"/>
            <w:rFonts w:ascii="Arial" w:hAnsi="Arial" w:cs="Arial"/>
            <w:sz w:val="22"/>
            <w:szCs w:val="22"/>
          </w:rPr>
          <w:fldChar w:fldCharType="end"/>
        </w:r>
      </w:ins>
      <w:ins w:id="152" w:author="Vijendren, Raveen" w:date="2021-09-02T08:51:00Z">
        <w:r w:rsidR="00A03E7B" w:rsidRPr="005C2466">
          <w:rPr>
            <w:rStyle w:val="Hyperlink"/>
            <w:rFonts w:ascii="Arial" w:hAnsi="Arial" w:cs="Arial"/>
            <w:sz w:val="22"/>
            <w:szCs w:val="22"/>
          </w:rPr>
          <w:t>rest</w:t>
        </w:r>
      </w:ins>
      <w:r w:rsidR="000E06D2" w:rsidRPr="005C2466">
        <w:rPr>
          <w:rFonts w:ascii="Arial" w:hAnsi="Arial" w:cs="Arial"/>
          <w:sz w:val="22"/>
          <w:szCs w:val="22"/>
        </w:rPr>
        <w:t xml:space="preserve"> </w:t>
      </w:r>
    </w:p>
    <w:p w14:paraId="6A9378D1" w14:textId="77777777" w:rsidR="002B1FA4" w:rsidRPr="005C2466" w:rsidRDefault="002B1FA4">
      <w:pPr>
        <w:rPr>
          <w:ins w:id="153" w:author="Rosli, Nur Nashriq Nadira" w:date="2020-04-07T09:56:00Z"/>
          <w:rFonts w:ascii="Arial" w:hAnsi="Arial" w:cs="Arial"/>
          <w:sz w:val="22"/>
          <w:szCs w:val="22"/>
        </w:rPr>
      </w:pPr>
    </w:p>
    <w:p w14:paraId="0730A5B6" w14:textId="77777777" w:rsidR="002B1FA4" w:rsidRPr="005C2466" w:rsidRDefault="002B1FA4">
      <w:pPr>
        <w:rPr>
          <w:ins w:id="154" w:author="Rosli, Nur Nashriq Nadira" w:date="2020-04-07T09:56:00Z"/>
          <w:rFonts w:ascii="Arial" w:hAnsi="Arial" w:cs="Arial"/>
          <w:sz w:val="22"/>
          <w:szCs w:val="22"/>
        </w:rPr>
      </w:pPr>
    </w:p>
    <w:p w14:paraId="23328D88" w14:textId="2D5647A1" w:rsidR="00DA6F37" w:rsidRPr="005C2466" w:rsidDel="002B1FA4" w:rsidRDefault="00DA6F37">
      <w:pPr>
        <w:rPr>
          <w:del w:id="155" w:author="Rosli, Nur Nashriq Nadira" w:date="2020-04-07T09:56:00Z"/>
          <w:rFonts w:ascii="Arial" w:hAnsi="Arial" w:cs="Arial"/>
          <w:sz w:val="22"/>
          <w:szCs w:val="22"/>
        </w:rPr>
      </w:pPr>
    </w:p>
    <w:p w14:paraId="2F4A96C4" w14:textId="77777777" w:rsidR="002B1FA4" w:rsidRPr="005C2466" w:rsidRDefault="002B1FA4">
      <w:pPr>
        <w:rPr>
          <w:ins w:id="156" w:author="Rosli, Nur Nashriq Nadira" w:date="2020-04-07T09:55:00Z"/>
          <w:rFonts w:ascii="Arial" w:hAnsi="Arial" w:cs="Arial"/>
          <w:sz w:val="22"/>
          <w:szCs w:val="22"/>
          <w:rPrChange w:id="157" w:author="Rosli, Nur Nashriq Nadira" w:date="2021-10-06T17:32:00Z">
            <w:rPr>
              <w:ins w:id="158" w:author="Rosli, Nur Nashriq Nadira" w:date="2020-04-07T09:55:00Z"/>
            </w:rPr>
          </w:rPrChange>
        </w:rPr>
      </w:pPr>
    </w:p>
    <w:p w14:paraId="23328D89" w14:textId="39657B3E" w:rsidR="000E06D2" w:rsidRPr="005C2466" w:rsidRDefault="000E06D2">
      <w:pPr>
        <w:pStyle w:val="Heading1"/>
        <w:rPr>
          <w:ins w:id="159" w:author="Rosli, Nur Nashriq Nadira" w:date="2020-04-06T09:34:00Z"/>
          <w:rFonts w:ascii="Arial" w:hAnsi="Arial" w:cs="Arial"/>
          <w:sz w:val="22"/>
          <w:szCs w:val="22"/>
          <w:rPrChange w:id="160" w:author="Rosli, Nur Nashriq Nadira" w:date="2021-10-06T17:32:00Z">
            <w:rPr>
              <w:ins w:id="161" w:author="Rosli, Nur Nashriq Nadira" w:date="2020-04-06T09:34:00Z"/>
            </w:rPr>
          </w:rPrChange>
        </w:rPr>
        <w:pPrChange w:id="162" w:author="Rosli, Nur Nashriq Nadira" w:date="2020-04-07T09:46:00Z">
          <w:pPr/>
        </w:pPrChange>
      </w:pPr>
      <w:bookmarkStart w:id="163" w:name="_Toc84434178"/>
      <w:r w:rsidRPr="005C2466">
        <w:rPr>
          <w:rFonts w:ascii="Arial" w:hAnsi="Arial" w:cs="Arial"/>
          <w:sz w:val="22"/>
          <w:szCs w:val="22"/>
          <w:rPrChange w:id="164" w:author="Rosli, Nur Nashriq Nadira" w:date="2021-10-06T17:32:00Z">
            <w:rPr/>
          </w:rPrChange>
        </w:rPr>
        <w:t>Authentication</w:t>
      </w:r>
      <w:bookmarkEnd w:id="163"/>
    </w:p>
    <w:p w14:paraId="0AAD2FE7" w14:textId="77777777" w:rsidR="007D3DD5" w:rsidRPr="005C2466" w:rsidRDefault="007D3DD5" w:rsidP="007D0062">
      <w:pPr>
        <w:rPr>
          <w:rFonts w:ascii="Arial" w:hAnsi="Arial" w:cs="Arial"/>
          <w:b/>
          <w:sz w:val="22"/>
          <w:szCs w:val="22"/>
          <w:u w:val="single"/>
        </w:rPr>
      </w:pPr>
    </w:p>
    <w:p w14:paraId="1185AA56" w14:textId="09820F84" w:rsidR="00650B3A" w:rsidRPr="005C2466" w:rsidRDefault="000E06D2" w:rsidP="007D0062">
      <w:pPr>
        <w:rPr>
          <w:ins w:id="165" w:author="Arulthevan, Yuroshyini" w:date="2020-05-19T08:18:00Z"/>
          <w:rFonts w:ascii="Arial" w:hAnsi="Arial" w:cs="Arial"/>
          <w:sz w:val="22"/>
          <w:szCs w:val="22"/>
        </w:rPr>
      </w:pPr>
      <w:r w:rsidRPr="005C2466">
        <w:rPr>
          <w:rFonts w:ascii="Arial" w:hAnsi="Arial" w:cs="Arial"/>
          <w:sz w:val="22"/>
          <w:szCs w:val="22"/>
        </w:rPr>
        <w:t xml:space="preserve">To </w:t>
      </w:r>
      <w:r w:rsidR="005576C2" w:rsidRPr="005C2466">
        <w:rPr>
          <w:rFonts w:ascii="Arial" w:hAnsi="Arial" w:cs="Arial"/>
          <w:sz w:val="22"/>
          <w:szCs w:val="22"/>
        </w:rPr>
        <w:t>connect to production UI clusters</w:t>
      </w:r>
      <w:r w:rsidRPr="005C2466">
        <w:rPr>
          <w:rFonts w:ascii="Arial" w:hAnsi="Arial" w:cs="Arial"/>
          <w:sz w:val="22"/>
          <w:szCs w:val="22"/>
        </w:rPr>
        <w:t xml:space="preserve"> </w:t>
      </w:r>
      <w:del w:id="166" w:author="Arulthevan, Yuroshyini" w:date="2020-05-19T08:54:00Z">
        <w:r w:rsidRPr="005C2466" w:rsidDel="00A14DD7">
          <w:rPr>
            <w:rFonts w:ascii="Arial" w:hAnsi="Arial" w:cs="Arial"/>
            <w:sz w:val="22"/>
            <w:szCs w:val="22"/>
          </w:rPr>
          <w:delText>Opennms</w:delText>
        </w:r>
        <w:r w:rsidR="005576C2" w:rsidRPr="005C2466" w:rsidDel="00A14DD7">
          <w:rPr>
            <w:rFonts w:ascii="Arial" w:hAnsi="Arial" w:cs="Arial"/>
            <w:sz w:val="22"/>
            <w:szCs w:val="22"/>
          </w:rPr>
          <w:delText>api</w:delText>
        </w:r>
      </w:del>
      <w:ins w:id="167" w:author="Arulthevan, Yuroshyini" w:date="2020-05-19T08:54:00Z">
        <w:r w:rsidR="00A14DD7" w:rsidRPr="005C2466">
          <w:rPr>
            <w:rFonts w:ascii="Arial" w:hAnsi="Arial" w:cs="Arial"/>
            <w:sz w:val="22"/>
            <w:szCs w:val="22"/>
          </w:rPr>
          <w:t>OpenNMS</w:t>
        </w:r>
      </w:ins>
      <w:ins w:id="168" w:author="Arulthevan, Yuroshyini" w:date="2020-05-19T08:55:00Z">
        <w:r w:rsidR="00A14DD7" w:rsidRPr="005C2466">
          <w:rPr>
            <w:rFonts w:ascii="Arial" w:hAnsi="Arial" w:cs="Arial"/>
            <w:sz w:val="22"/>
            <w:szCs w:val="22"/>
          </w:rPr>
          <w:t xml:space="preserve"> API</w:t>
        </w:r>
      </w:ins>
      <w:r w:rsidRPr="005C2466">
        <w:rPr>
          <w:rFonts w:ascii="Arial" w:hAnsi="Arial" w:cs="Arial"/>
          <w:sz w:val="22"/>
          <w:szCs w:val="22"/>
        </w:rPr>
        <w:t xml:space="preserve">, obtain </w:t>
      </w:r>
      <w:ins w:id="169" w:author="Arulthevan, Yuroshyini" w:date="2020-05-19T08:25:00Z">
        <w:r w:rsidR="00650B3A" w:rsidRPr="005C2466">
          <w:rPr>
            <w:rFonts w:ascii="Arial" w:hAnsi="Arial" w:cs="Arial"/>
            <w:sz w:val="22"/>
            <w:szCs w:val="22"/>
          </w:rPr>
          <w:t xml:space="preserve">and use </w:t>
        </w:r>
      </w:ins>
      <w:r w:rsidRPr="005C2466">
        <w:rPr>
          <w:rFonts w:ascii="Arial" w:hAnsi="Arial" w:cs="Arial"/>
          <w:sz w:val="22"/>
          <w:szCs w:val="22"/>
        </w:rPr>
        <w:t>a</w:t>
      </w:r>
      <w:ins w:id="170" w:author="Arulthevan, Yuroshyini" w:date="2020-05-19T08:54:00Z">
        <w:r w:rsidR="00A14DD7" w:rsidRPr="005C2466">
          <w:rPr>
            <w:rFonts w:ascii="Arial" w:hAnsi="Arial" w:cs="Arial"/>
            <w:sz w:val="22"/>
            <w:szCs w:val="22"/>
          </w:rPr>
          <w:t xml:space="preserve"> </w:t>
        </w:r>
        <w:r w:rsidR="00A14DD7" w:rsidRPr="005C2466">
          <w:rPr>
            <w:rFonts w:ascii="Arial" w:hAnsi="Arial" w:cs="Arial"/>
            <w:b/>
            <w:sz w:val="22"/>
            <w:szCs w:val="22"/>
          </w:rPr>
          <w:t>secondary</w:t>
        </w:r>
        <w:r w:rsidR="00A14DD7" w:rsidRPr="005C2466">
          <w:rPr>
            <w:rFonts w:ascii="Arial" w:hAnsi="Arial" w:cs="Arial"/>
            <w:sz w:val="22"/>
            <w:szCs w:val="22"/>
          </w:rPr>
          <w:t xml:space="preserve"> </w:t>
        </w:r>
      </w:ins>
      <w:del w:id="171" w:author="Arulthevan, Yuroshyini" w:date="2020-05-19T08:54:00Z">
        <w:r w:rsidRPr="005C2466" w:rsidDel="00A14DD7">
          <w:rPr>
            <w:rFonts w:ascii="Arial" w:hAnsi="Arial" w:cs="Arial"/>
            <w:sz w:val="22"/>
            <w:szCs w:val="22"/>
          </w:rPr>
          <w:delText>n active directory</w:delText>
        </w:r>
        <w:r w:rsidR="00F46C40" w:rsidRPr="005C2466" w:rsidDel="00A14DD7">
          <w:rPr>
            <w:rFonts w:ascii="Arial" w:hAnsi="Arial" w:cs="Arial"/>
            <w:sz w:val="22"/>
            <w:szCs w:val="22"/>
          </w:rPr>
          <w:delText xml:space="preserve"> (</w:delText>
        </w:r>
      </w:del>
      <w:r w:rsidR="00F46C40" w:rsidRPr="005C2466">
        <w:rPr>
          <w:rFonts w:ascii="Arial" w:hAnsi="Arial" w:cs="Arial"/>
          <w:sz w:val="22"/>
          <w:szCs w:val="22"/>
        </w:rPr>
        <w:t>AD</w:t>
      </w:r>
      <w:ins w:id="172" w:author="Arulthevan, Yuroshyini" w:date="2020-05-19T08:54:00Z">
        <w:r w:rsidR="00A14DD7" w:rsidRPr="005C2466">
          <w:rPr>
            <w:rFonts w:ascii="Arial" w:hAnsi="Arial" w:cs="Arial"/>
            <w:sz w:val="22"/>
            <w:szCs w:val="22"/>
          </w:rPr>
          <w:t xml:space="preserve"> </w:t>
        </w:r>
      </w:ins>
      <w:del w:id="173" w:author="Arulthevan, Yuroshyini" w:date="2020-05-19T08:54:00Z">
        <w:r w:rsidR="00F46C40" w:rsidRPr="005C2466" w:rsidDel="00A14DD7">
          <w:rPr>
            <w:rFonts w:ascii="Arial" w:hAnsi="Arial" w:cs="Arial"/>
            <w:sz w:val="22"/>
            <w:szCs w:val="22"/>
          </w:rPr>
          <w:delText>)</w:delText>
        </w:r>
        <w:r w:rsidRPr="005C2466" w:rsidDel="00A14DD7">
          <w:rPr>
            <w:rFonts w:ascii="Arial" w:hAnsi="Arial" w:cs="Arial"/>
            <w:sz w:val="22"/>
            <w:szCs w:val="22"/>
          </w:rPr>
          <w:delText xml:space="preserve"> </w:delText>
        </w:r>
      </w:del>
      <w:del w:id="174" w:author="Arulthevan, Yuroshyini" w:date="2020-05-19T08:55:00Z">
        <w:r w:rsidRPr="005C2466" w:rsidDel="00A14DD7">
          <w:rPr>
            <w:rFonts w:ascii="Arial" w:hAnsi="Arial" w:cs="Arial"/>
            <w:sz w:val="22"/>
            <w:szCs w:val="22"/>
          </w:rPr>
          <w:delText>LAN ID</w:delText>
        </w:r>
      </w:del>
      <w:ins w:id="175" w:author="Arulthevan, Yuroshyini" w:date="2020-05-19T08:55:00Z">
        <w:r w:rsidR="00A14DD7" w:rsidRPr="005C2466">
          <w:rPr>
            <w:rFonts w:ascii="Arial" w:hAnsi="Arial" w:cs="Arial"/>
            <w:sz w:val="22"/>
            <w:szCs w:val="22"/>
          </w:rPr>
          <w:t>account</w:t>
        </w:r>
      </w:ins>
      <w:ins w:id="176" w:author="Arulthevan, Yuroshyini" w:date="2020-05-19T15:02:00Z">
        <w:r w:rsidR="00D0601D" w:rsidRPr="005C2466">
          <w:rPr>
            <w:rFonts w:ascii="Arial" w:hAnsi="Arial" w:cs="Arial"/>
            <w:sz w:val="22"/>
            <w:szCs w:val="22"/>
          </w:rPr>
          <w:t>. Y</w:t>
        </w:r>
      </w:ins>
      <w:ins w:id="177" w:author="Arulthevan, Yuroshyini" w:date="2020-05-19T15:03:00Z">
        <w:r w:rsidR="00D0601D" w:rsidRPr="005C2466">
          <w:rPr>
            <w:rFonts w:ascii="Arial" w:hAnsi="Arial" w:cs="Arial"/>
            <w:sz w:val="22"/>
            <w:szCs w:val="22"/>
          </w:rPr>
          <w:t>ou must specify the account domain</w:t>
        </w:r>
      </w:ins>
      <w:del w:id="178" w:author="Arulthevan, Yuroshyini" w:date="2020-05-19T15:03:00Z">
        <w:r w:rsidRPr="005C2466" w:rsidDel="00D0601D">
          <w:rPr>
            <w:rFonts w:ascii="Arial" w:hAnsi="Arial" w:cs="Arial"/>
            <w:sz w:val="22"/>
            <w:szCs w:val="22"/>
          </w:rPr>
          <w:delText xml:space="preserve"> </w:delText>
        </w:r>
        <w:r w:rsidRPr="005C2466" w:rsidDel="00D0601D">
          <w:rPr>
            <w:rFonts w:ascii="Arial" w:hAnsi="Arial" w:cs="Arial"/>
            <w:b/>
            <w:sz w:val="22"/>
            <w:szCs w:val="22"/>
            <w:u w:val="single"/>
            <w:rPrChange w:id="179" w:author="Rosli, Nur Nashriq Nadira" w:date="2021-10-06T17:32:00Z">
              <w:rPr>
                <w:rFonts w:ascii="Arial" w:hAnsi="Arial" w:cs="Arial"/>
                <w:sz w:val="22"/>
                <w:szCs w:val="22"/>
              </w:rPr>
            </w:rPrChange>
          </w:rPr>
          <w:delText>with</w:delText>
        </w:r>
      </w:del>
      <w:ins w:id="180" w:author="Arulthevan, Yuroshyini" w:date="2020-05-19T08:18:00Z">
        <w:r w:rsidR="00650B3A" w:rsidRPr="005C2466">
          <w:rPr>
            <w:rFonts w:ascii="Arial" w:hAnsi="Arial" w:cs="Arial"/>
            <w:sz w:val="22"/>
            <w:szCs w:val="22"/>
            <w:rPrChange w:id="181" w:author="Rosli, Nur Nashriq Nadira" w:date="2021-10-06T17:32:00Z">
              <w:rPr/>
            </w:rPrChange>
          </w:rPr>
          <w:t xml:space="preserve"> </w:t>
        </w:r>
      </w:ins>
      <w:ins w:id="182" w:author="Arulthevan, Yuroshyini" w:date="2020-05-19T15:03:00Z">
        <w:r w:rsidR="00D0601D" w:rsidRPr="005C2466">
          <w:rPr>
            <w:rFonts w:ascii="Arial" w:hAnsi="Arial" w:cs="Arial"/>
            <w:sz w:val="22"/>
            <w:szCs w:val="22"/>
          </w:rPr>
          <w:t>(</w:t>
        </w:r>
      </w:ins>
      <w:ins w:id="183" w:author="Arulthevan, Yuroshyini" w:date="2020-05-19T08:18:00Z">
        <w:r w:rsidR="00650B3A" w:rsidRPr="005C2466">
          <w:rPr>
            <w:rFonts w:ascii="Arial" w:hAnsi="Arial" w:cs="Arial"/>
            <w:sz w:val="22"/>
            <w:szCs w:val="22"/>
            <w:rPrChange w:id="184" w:author="Rosli, Nur Nashriq Nadira" w:date="2021-10-06T17:32:00Z">
              <w:rPr/>
            </w:rPrChange>
          </w:rPr>
          <w:t xml:space="preserve">e.g. </w:t>
        </w:r>
        <w:r w:rsidR="00650B3A" w:rsidRPr="005C2466">
          <w:rPr>
            <w:rFonts w:ascii="Arial" w:hAnsi="Arial" w:cs="Arial"/>
            <w:sz w:val="22"/>
            <w:szCs w:val="22"/>
            <w:rPrChange w:id="185" w:author="Rosli, Nur Nashriq Nadira" w:date="2021-10-06T17:32:00Z">
              <w:rPr/>
            </w:rPrChange>
          </w:rPr>
          <w:fldChar w:fldCharType="begin"/>
        </w:r>
        <w:r w:rsidR="00650B3A" w:rsidRPr="005C2466">
          <w:rPr>
            <w:rFonts w:ascii="Arial" w:hAnsi="Arial" w:cs="Arial"/>
            <w:sz w:val="22"/>
            <w:szCs w:val="22"/>
            <w:rPrChange w:id="186" w:author="Rosli, Nur Nashriq Nadira" w:date="2021-10-06T17:32:00Z">
              <w:rPr/>
            </w:rPrChange>
          </w:rPr>
          <w:instrText xml:space="preserve"> HYPERLINK "mailto:nvsabcdef@na.xom.com" </w:instrText>
        </w:r>
        <w:r w:rsidR="00650B3A" w:rsidRPr="005C2466">
          <w:rPr>
            <w:rFonts w:ascii="Arial" w:hAnsi="Arial" w:cs="Arial"/>
            <w:sz w:val="22"/>
            <w:szCs w:val="22"/>
            <w:rPrChange w:id="187" w:author="Rosli, Nur Nashriq Nadira" w:date="2021-10-06T17:32:00Z">
              <w:rPr/>
            </w:rPrChange>
          </w:rPr>
          <w:fldChar w:fldCharType="separate"/>
        </w:r>
        <w:r w:rsidR="00650B3A" w:rsidRPr="005C2466">
          <w:rPr>
            <w:rStyle w:val="Hyperlink"/>
            <w:rFonts w:ascii="Arial" w:hAnsi="Arial" w:cs="Arial"/>
            <w:sz w:val="22"/>
            <w:szCs w:val="22"/>
            <w:rPrChange w:id="188" w:author="Rosli, Nur Nashriq Nadira" w:date="2021-10-06T17:32:00Z">
              <w:rPr>
                <w:rStyle w:val="Hyperlink"/>
              </w:rPr>
            </w:rPrChange>
          </w:rPr>
          <w:t>nvsabcdef@na.xom.com</w:t>
        </w:r>
        <w:r w:rsidR="00650B3A" w:rsidRPr="005C2466">
          <w:rPr>
            <w:rFonts w:ascii="Arial" w:hAnsi="Arial" w:cs="Arial"/>
            <w:sz w:val="22"/>
            <w:szCs w:val="22"/>
            <w:rPrChange w:id="189" w:author="Rosli, Nur Nashriq Nadira" w:date="2021-10-06T17:32:00Z">
              <w:rPr/>
            </w:rPrChange>
          </w:rPr>
          <w:fldChar w:fldCharType="end"/>
        </w:r>
      </w:ins>
      <w:ins w:id="190" w:author="Arulthevan, Yuroshyini" w:date="2020-05-19T15:03:00Z">
        <w:r w:rsidR="00D0601D" w:rsidRPr="005C2466">
          <w:rPr>
            <w:rFonts w:ascii="Arial" w:hAnsi="Arial" w:cs="Arial"/>
            <w:sz w:val="22"/>
            <w:szCs w:val="22"/>
          </w:rPr>
          <w:t>) as the username</w:t>
        </w:r>
      </w:ins>
      <w:ins w:id="191" w:author="Arulthevan, Yuroshyini" w:date="2020-05-19T08:19:00Z">
        <w:r w:rsidR="00650B3A" w:rsidRPr="005C2466">
          <w:rPr>
            <w:rFonts w:ascii="Arial" w:hAnsi="Arial" w:cs="Arial"/>
            <w:sz w:val="22"/>
            <w:szCs w:val="22"/>
            <w:rPrChange w:id="192" w:author="Rosli, Nur Nashriq Nadira" w:date="2021-10-06T17:32:00Z">
              <w:rPr/>
            </w:rPrChange>
          </w:rPr>
          <w:t xml:space="preserve"> and</w:t>
        </w:r>
      </w:ins>
      <w:r w:rsidRPr="005C2466">
        <w:rPr>
          <w:rFonts w:ascii="Arial" w:hAnsi="Arial" w:cs="Arial"/>
          <w:sz w:val="22"/>
          <w:szCs w:val="22"/>
        </w:rPr>
        <w:t xml:space="preserve"> </w:t>
      </w:r>
      <w:ins w:id="193" w:author="Arulthevan, Yuroshyini" w:date="2020-05-19T15:03:00Z">
        <w:r w:rsidR="00D0601D" w:rsidRPr="005C2466">
          <w:rPr>
            <w:rFonts w:ascii="Arial" w:hAnsi="Arial" w:cs="Arial"/>
            <w:sz w:val="22"/>
            <w:szCs w:val="22"/>
          </w:rPr>
          <w:t xml:space="preserve">the account must have a valid </w:t>
        </w:r>
      </w:ins>
      <w:r w:rsidRPr="005C2466">
        <w:rPr>
          <w:rFonts w:ascii="Arial" w:hAnsi="Arial" w:cs="Arial"/>
          <w:sz w:val="22"/>
          <w:szCs w:val="22"/>
        </w:rPr>
        <w:t>password</w:t>
      </w:r>
      <w:ins w:id="194" w:author="Vijendren, Raveen" w:date="2021-09-02T08:49:00Z">
        <w:r w:rsidR="00FB048E" w:rsidRPr="005C2466">
          <w:rPr>
            <w:rFonts w:ascii="Arial" w:hAnsi="Arial" w:cs="Arial"/>
            <w:sz w:val="22"/>
            <w:szCs w:val="22"/>
          </w:rPr>
          <w:t xml:space="preserve">. This secondary AD account would need to be added into </w:t>
        </w:r>
      </w:ins>
      <w:ins w:id="195" w:author="Vijendren, Raveen" w:date="2021-09-02T08:50:00Z">
        <w:r w:rsidR="00FB048E" w:rsidRPr="005C2466">
          <w:rPr>
            <w:rFonts w:ascii="Arial" w:hAnsi="Arial" w:cs="Arial"/>
            <w:sz w:val="22"/>
            <w:szCs w:val="22"/>
          </w:rPr>
          <w:t xml:space="preserve">group </w:t>
        </w:r>
        <w:r w:rsidR="00FB048E" w:rsidRPr="005C2466">
          <w:rPr>
            <w:rFonts w:ascii="Arial" w:hAnsi="Arial" w:cs="Arial"/>
            <w:b/>
            <w:sz w:val="22"/>
            <w:szCs w:val="22"/>
            <w:rPrChange w:id="196" w:author="Rosli, Nur Nashriq Nadira" w:date="2021-10-06T17:32:00Z">
              <w:rPr>
                <w:rFonts w:ascii="Arial" w:hAnsi="Arial" w:cs="Arial"/>
                <w:sz w:val="22"/>
                <w:szCs w:val="22"/>
              </w:rPr>
            </w:rPrChange>
          </w:rPr>
          <w:t>NA\OPENNMSAPIRO.UG</w:t>
        </w:r>
        <w:r w:rsidR="00FB048E" w:rsidRPr="005C2466">
          <w:rPr>
            <w:rFonts w:ascii="Arial" w:hAnsi="Arial" w:cs="Arial"/>
            <w:sz w:val="22"/>
            <w:szCs w:val="22"/>
          </w:rPr>
          <w:t>.</w:t>
        </w:r>
      </w:ins>
      <w:del w:id="197" w:author="Vijendren, Raveen" w:date="2021-09-02T08:49:00Z">
        <w:r w:rsidRPr="005C2466" w:rsidDel="00FB048E">
          <w:rPr>
            <w:rFonts w:ascii="Arial" w:hAnsi="Arial" w:cs="Arial"/>
            <w:sz w:val="22"/>
            <w:szCs w:val="22"/>
          </w:rPr>
          <w:delText>.</w:delText>
        </w:r>
      </w:del>
      <w:r w:rsidR="005576C2" w:rsidRPr="005C2466">
        <w:rPr>
          <w:rFonts w:ascii="Arial" w:hAnsi="Arial" w:cs="Arial"/>
          <w:sz w:val="22"/>
          <w:szCs w:val="22"/>
        </w:rPr>
        <w:t xml:space="preserve"> </w:t>
      </w:r>
    </w:p>
    <w:p w14:paraId="23328D8A" w14:textId="7C998C0B" w:rsidR="000E06D2" w:rsidRPr="005C2466" w:rsidDel="00650B3A" w:rsidRDefault="00F46C40" w:rsidP="007D0062">
      <w:pPr>
        <w:rPr>
          <w:del w:id="198" w:author="Arulthevan, Yuroshyini" w:date="2020-05-19T08:28:00Z"/>
          <w:rFonts w:ascii="Arial" w:hAnsi="Arial" w:cs="Arial"/>
          <w:sz w:val="22"/>
          <w:szCs w:val="22"/>
        </w:rPr>
      </w:pPr>
      <w:del w:id="199" w:author="Arulthevan, Yuroshyini" w:date="2020-05-19T08:28:00Z">
        <w:r w:rsidRPr="005C2466" w:rsidDel="00650B3A">
          <w:rPr>
            <w:rFonts w:ascii="Arial" w:hAnsi="Arial" w:cs="Arial"/>
            <w:sz w:val="22"/>
            <w:szCs w:val="22"/>
            <w:highlight w:val="yellow"/>
            <w:rPrChange w:id="200" w:author="Rosli, Nur Nashriq Nadira" w:date="2021-10-06T17:32:00Z">
              <w:rPr>
                <w:rFonts w:ascii="Arial" w:hAnsi="Arial" w:cs="Arial"/>
                <w:sz w:val="22"/>
                <w:szCs w:val="22"/>
              </w:rPr>
            </w:rPrChange>
          </w:rPr>
          <w:delText>Ensure that the AD account is unique across all domain (e.g. accoun</w:delText>
        </w:r>
      </w:del>
      <w:ins w:id="201" w:author="Rosli, Nur Nashriq Nadira" w:date="2020-05-13T08:40:00Z">
        <w:del w:id="202" w:author="Arulthevan, Yuroshyini" w:date="2020-05-19T08:28:00Z">
          <w:r w:rsidR="00734B97" w:rsidRPr="005C2466" w:rsidDel="00650B3A">
            <w:rPr>
              <w:rFonts w:ascii="Arial" w:hAnsi="Arial" w:cs="Arial"/>
              <w:sz w:val="22"/>
              <w:szCs w:val="22"/>
              <w:highlight w:val="yellow"/>
              <w:rPrChange w:id="203" w:author="Rosli, Nur Nashriq Nadira" w:date="2021-10-06T17:32:00Z">
                <w:rPr>
                  <w:rFonts w:ascii="Arial" w:hAnsi="Arial" w:cs="Arial"/>
                  <w:sz w:val="22"/>
                  <w:szCs w:val="22"/>
                </w:rPr>
              </w:rPrChange>
            </w:rPr>
            <w:delText>t</w:delText>
          </w:r>
        </w:del>
      </w:ins>
      <w:del w:id="204" w:author="Arulthevan, Yuroshyini" w:date="2020-05-19T08:28:00Z">
        <w:r w:rsidRPr="005C2466" w:rsidDel="00650B3A">
          <w:rPr>
            <w:rFonts w:ascii="Arial" w:hAnsi="Arial" w:cs="Arial"/>
            <w:sz w:val="22"/>
            <w:szCs w:val="22"/>
            <w:highlight w:val="yellow"/>
            <w:rPrChange w:id="205" w:author="Rosli, Nur Nashriq Nadira" w:date="2021-10-06T17:32:00Z">
              <w:rPr>
                <w:rFonts w:ascii="Arial" w:hAnsi="Arial" w:cs="Arial"/>
                <w:sz w:val="22"/>
                <w:szCs w:val="22"/>
              </w:rPr>
            </w:rPrChange>
          </w:rPr>
          <w:delText>d NA\xsabc and UPSTREAMACCTS\xsabc will not work)</w:delText>
        </w:r>
      </w:del>
    </w:p>
    <w:p w14:paraId="23328D8B" w14:textId="77777777" w:rsidR="000E06D2" w:rsidRPr="005C2466" w:rsidRDefault="000E06D2" w:rsidP="007D0062">
      <w:pPr>
        <w:rPr>
          <w:rFonts w:ascii="Arial" w:hAnsi="Arial" w:cs="Arial"/>
          <w:sz w:val="22"/>
          <w:szCs w:val="22"/>
        </w:rPr>
      </w:pPr>
    </w:p>
    <w:p w14:paraId="23328D8C" w14:textId="04224B32" w:rsidR="000E06D2" w:rsidRPr="005C2466" w:rsidDel="00FB048E" w:rsidRDefault="000E06D2" w:rsidP="007D0062">
      <w:pPr>
        <w:rPr>
          <w:del w:id="206" w:author="Arulthevan, Yuroshyini" w:date="2020-05-19T08:59:00Z"/>
          <w:rFonts w:ascii="Arial" w:hAnsi="Arial" w:cs="Arial"/>
          <w:sz w:val="22"/>
          <w:szCs w:val="22"/>
        </w:rPr>
      </w:pPr>
      <w:r w:rsidRPr="005C2466">
        <w:rPr>
          <w:rFonts w:ascii="Arial" w:hAnsi="Arial" w:cs="Arial"/>
          <w:sz w:val="22"/>
          <w:szCs w:val="22"/>
        </w:rPr>
        <w:t>For testing and development purpose, any</w:t>
      </w:r>
      <w:ins w:id="207" w:author="Arulthevan, Yuroshyini" w:date="2020-05-19T08:53:00Z">
        <w:r w:rsidR="00A14DD7" w:rsidRPr="005C2466">
          <w:rPr>
            <w:rFonts w:ascii="Arial" w:hAnsi="Arial" w:cs="Arial"/>
            <w:sz w:val="22"/>
            <w:szCs w:val="22"/>
          </w:rPr>
          <w:t xml:space="preserve"> </w:t>
        </w:r>
        <w:r w:rsidR="00A14DD7" w:rsidRPr="005C2466">
          <w:rPr>
            <w:rFonts w:ascii="Arial" w:hAnsi="Arial" w:cs="Arial"/>
            <w:b/>
            <w:sz w:val="22"/>
            <w:szCs w:val="22"/>
            <w:rPrChange w:id="208" w:author="Rosli, Nur Nashriq Nadira" w:date="2021-10-06T17:32:00Z">
              <w:rPr>
                <w:rFonts w:ascii="Arial" w:hAnsi="Arial" w:cs="Arial"/>
                <w:sz w:val="22"/>
                <w:szCs w:val="22"/>
              </w:rPr>
            </w:rPrChange>
          </w:rPr>
          <w:t>secondary</w:t>
        </w:r>
      </w:ins>
      <w:r w:rsidRPr="005C2466">
        <w:rPr>
          <w:rFonts w:ascii="Arial" w:hAnsi="Arial" w:cs="Arial"/>
          <w:sz w:val="22"/>
          <w:szCs w:val="22"/>
        </w:rPr>
        <w:t xml:space="preserve"> AD account</w:t>
      </w:r>
      <w:del w:id="209" w:author="Torres, Sean /CS" w:date="2020-05-20T01:54:00Z">
        <w:r w:rsidRPr="005C2466" w:rsidDel="000E7E7C">
          <w:rPr>
            <w:rFonts w:ascii="Arial" w:hAnsi="Arial" w:cs="Arial"/>
            <w:sz w:val="22"/>
            <w:szCs w:val="22"/>
          </w:rPr>
          <w:delText xml:space="preserve"> </w:delText>
        </w:r>
      </w:del>
      <w:ins w:id="210" w:author="Torres, Sean /CS" w:date="2020-05-20T01:54:00Z">
        <w:r w:rsidR="000E7E7C" w:rsidRPr="005C2466">
          <w:rPr>
            <w:rFonts w:ascii="Arial" w:hAnsi="Arial" w:cs="Arial"/>
            <w:sz w:val="22"/>
            <w:szCs w:val="22"/>
          </w:rPr>
          <w:t>.</w:t>
        </w:r>
      </w:ins>
      <w:ins w:id="211" w:author="Arulthevan, Yuroshyini" w:date="2020-05-19T08:57:00Z">
        <w:del w:id="212" w:author="Torres, Sean /CS" w:date="2020-05-20T01:54:00Z">
          <w:r w:rsidR="00A14DD7" w:rsidRPr="005C2466" w:rsidDel="000E7E7C">
            <w:rPr>
              <w:rFonts w:ascii="Arial" w:hAnsi="Arial" w:cs="Arial"/>
              <w:b/>
              <w:sz w:val="22"/>
              <w:szCs w:val="22"/>
              <w:u w:val="single"/>
            </w:rPr>
            <w:delText xml:space="preserve">without </w:delText>
          </w:r>
          <w:r w:rsidR="00A14DD7" w:rsidRPr="005C2466" w:rsidDel="000E7E7C">
            <w:rPr>
              <w:rFonts w:ascii="Arial" w:hAnsi="Arial" w:cs="Arial"/>
              <w:b/>
              <w:sz w:val="22"/>
              <w:szCs w:val="22"/>
              <w:u w:val="single"/>
              <w:rPrChange w:id="213" w:author="Rosli, Nur Nashriq Nadira" w:date="2021-10-06T17:32:00Z">
                <w:rPr>
                  <w:rFonts w:ascii="Arial" w:hAnsi="Arial" w:cs="Arial"/>
                  <w:sz w:val="22"/>
                  <w:szCs w:val="22"/>
                </w:rPr>
              </w:rPrChange>
            </w:rPr>
            <w:delText>domain</w:delText>
          </w:r>
          <w:r w:rsidR="00A14DD7" w:rsidRPr="005C2466" w:rsidDel="000E7E7C">
            <w:rPr>
              <w:rFonts w:ascii="Arial" w:hAnsi="Arial" w:cs="Arial"/>
              <w:sz w:val="22"/>
              <w:szCs w:val="22"/>
            </w:rPr>
            <w:delText>,</w:delText>
          </w:r>
        </w:del>
        <w:r w:rsidR="00A14DD7" w:rsidRPr="005C2466">
          <w:rPr>
            <w:rFonts w:ascii="Arial" w:hAnsi="Arial" w:cs="Arial"/>
            <w:sz w:val="22"/>
            <w:szCs w:val="22"/>
          </w:rPr>
          <w:t xml:space="preserve"> </w:t>
        </w:r>
      </w:ins>
      <w:ins w:id="214" w:author="Torres, Sean /CS" w:date="2020-05-20T01:54:00Z">
        <w:r w:rsidR="000E7E7C" w:rsidRPr="005C2466">
          <w:rPr>
            <w:rFonts w:ascii="Arial" w:hAnsi="Arial" w:cs="Arial"/>
            <w:sz w:val="22"/>
            <w:szCs w:val="22"/>
          </w:rPr>
          <w:t xml:space="preserve">You must specify the account domain (e.g. </w:t>
        </w:r>
        <w:r w:rsidR="000E7E7C" w:rsidRPr="005C2466">
          <w:rPr>
            <w:rFonts w:ascii="Arial" w:hAnsi="Arial" w:cs="Arial"/>
            <w:sz w:val="22"/>
            <w:szCs w:val="22"/>
          </w:rPr>
          <w:fldChar w:fldCharType="begin"/>
        </w:r>
        <w:r w:rsidR="000E7E7C" w:rsidRPr="005C2466">
          <w:rPr>
            <w:rFonts w:ascii="Arial" w:hAnsi="Arial" w:cs="Arial"/>
            <w:sz w:val="22"/>
            <w:szCs w:val="22"/>
          </w:rPr>
          <w:instrText xml:space="preserve"> HYPERLINK "mailto:nvsabcdef@na.xom.com" </w:instrText>
        </w:r>
        <w:r w:rsidR="000E7E7C" w:rsidRPr="005C2466">
          <w:rPr>
            <w:rFonts w:ascii="Arial" w:hAnsi="Arial" w:cs="Arial"/>
            <w:sz w:val="22"/>
            <w:szCs w:val="22"/>
          </w:rPr>
          <w:fldChar w:fldCharType="separate"/>
        </w:r>
        <w:r w:rsidR="000E7E7C" w:rsidRPr="005C2466">
          <w:rPr>
            <w:rStyle w:val="Hyperlink"/>
            <w:rFonts w:ascii="Arial" w:hAnsi="Arial" w:cs="Arial"/>
            <w:sz w:val="22"/>
            <w:szCs w:val="22"/>
          </w:rPr>
          <w:t>nvsabcdef@na.xom.com</w:t>
        </w:r>
        <w:r w:rsidR="000E7E7C" w:rsidRPr="005C2466">
          <w:rPr>
            <w:rFonts w:ascii="Arial" w:hAnsi="Arial" w:cs="Arial"/>
            <w:sz w:val="22"/>
            <w:szCs w:val="22"/>
          </w:rPr>
          <w:fldChar w:fldCharType="end"/>
        </w:r>
        <w:r w:rsidR="000E7E7C" w:rsidRPr="005C2466">
          <w:rPr>
            <w:rFonts w:ascii="Arial" w:hAnsi="Arial" w:cs="Arial"/>
            <w:sz w:val="22"/>
            <w:szCs w:val="22"/>
          </w:rPr>
          <w:t>) as the username</w:t>
        </w:r>
        <w:r w:rsidR="000E7E7C" w:rsidRPr="005C2466">
          <w:rPr>
            <w:rFonts w:ascii="Arial" w:hAnsi="Arial" w:cs="Arial"/>
            <w:sz w:val="22"/>
            <w:szCs w:val="22"/>
            <w:rPrChange w:id="215" w:author="Rosli, Nur Nashriq Nadira" w:date="2021-10-06T17:32:00Z">
              <w:rPr/>
            </w:rPrChange>
          </w:rPr>
          <w:t xml:space="preserve"> </w:t>
        </w:r>
        <w:r w:rsidR="000E7E7C" w:rsidRPr="005C2466">
          <w:rPr>
            <w:rFonts w:ascii="Arial" w:hAnsi="Arial" w:cs="Arial"/>
            <w:sz w:val="22"/>
            <w:szCs w:val="22"/>
          </w:rPr>
          <w:t>and the account must have a valid password</w:t>
        </w:r>
      </w:ins>
      <w:ins w:id="216" w:author="Arulthevan, Yuroshyini" w:date="2020-05-19T08:57:00Z">
        <w:del w:id="217" w:author="Torres, Sean /CS" w:date="2020-05-20T01:54:00Z">
          <w:r w:rsidR="00A14DD7" w:rsidRPr="005C2466" w:rsidDel="000E7E7C">
            <w:rPr>
              <w:rFonts w:ascii="Arial" w:hAnsi="Arial" w:cs="Arial"/>
              <w:sz w:val="22"/>
              <w:szCs w:val="22"/>
            </w:rPr>
            <w:delText xml:space="preserve">e.g. </w:delText>
          </w:r>
          <w:r w:rsidR="00A14DD7" w:rsidRPr="005C2466" w:rsidDel="000E7E7C">
            <w:rPr>
              <w:rFonts w:ascii="Arial" w:hAnsi="Arial" w:cs="Arial"/>
              <w:sz w:val="22"/>
              <w:szCs w:val="22"/>
            </w:rPr>
            <w:fldChar w:fldCharType="begin"/>
          </w:r>
          <w:r w:rsidR="00A14DD7" w:rsidRPr="005C2466" w:rsidDel="000E7E7C">
            <w:rPr>
              <w:rFonts w:ascii="Arial" w:hAnsi="Arial" w:cs="Arial"/>
              <w:sz w:val="22"/>
              <w:szCs w:val="22"/>
            </w:rPr>
            <w:delInstrText xml:space="preserve"> HYPERLINK "mailto:nvsabcdef@na.xom.com" </w:delInstrText>
          </w:r>
          <w:r w:rsidR="00A14DD7" w:rsidRPr="005C2466" w:rsidDel="000E7E7C">
            <w:rPr>
              <w:rFonts w:ascii="Arial" w:hAnsi="Arial" w:cs="Arial"/>
              <w:sz w:val="22"/>
              <w:szCs w:val="22"/>
            </w:rPr>
            <w:fldChar w:fldCharType="separate"/>
          </w:r>
          <w:r w:rsidR="00A14DD7" w:rsidRPr="005C2466" w:rsidDel="000E7E7C">
            <w:rPr>
              <w:rStyle w:val="Hyperlink"/>
              <w:rFonts w:ascii="Arial" w:hAnsi="Arial" w:cs="Arial"/>
              <w:sz w:val="22"/>
              <w:szCs w:val="22"/>
            </w:rPr>
            <w:delText>nvsabcdef</w:delText>
          </w:r>
          <w:r w:rsidR="00A14DD7" w:rsidRPr="005C2466" w:rsidDel="000E7E7C">
            <w:rPr>
              <w:rFonts w:ascii="Arial" w:hAnsi="Arial" w:cs="Arial"/>
              <w:sz w:val="22"/>
              <w:szCs w:val="22"/>
            </w:rPr>
            <w:fldChar w:fldCharType="end"/>
          </w:r>
          <w:r w:rsidR="00A14DD7" w:rsidRPr="005C2466" w:rsidDel="000E7E7C">
            <w:rPr>
              <w:rFonts w:ascii="Arial" w:hAnsi="Arial" w:cs="Arial"/>
              <w:sz w:val="22"/>
              <w:szCs w:val="22"/>
            </w:rPr>
            <w:delText xml:space="preserve"> </w:delText>
          </w:r>
        </w:del>
      </w:ins>
      <w:del w:id="218" w:author="Torres, Sean /CS" w:date="2020-05-20T01:54:00Z">
        <w:r w:rsidRPr="005C2466" w:rsidDel="000E7E7C">
          <w:rPr>
            <w:rFonts w:ascii="Arial" w:hAnsi="Arial" w:cs="Arial"/>
            <w:sz w:val="22"/>
            <w:szCs w:val="22"/>
          </w:rPr>
          <w:delText>with a password (not smart card key) can be used</w:delText>
        </w:r>
      </w:del>
      <w:r w:rsidRPr="005C2466">
        <w:rPr>
          <w:rFonts w:ascii="Arial" w:hAnsi="Arial" w:cs="Arial"/>
          <w:sz w:val="22"/>
          <w:szCs w:val="22"/>
        </w:rPr>
        <w:t xml:space="preserve"> and needs to be added to group </w:t>
      </w:r>
      <w:r w:rsidRPr="005C2466">
        <w:rPr>
          <w:rFonts w:ascii="Arial" w:hAnsi="Arial" w:cs="Arial"/>
          <w:b/>
          <w:sz w:val="22"/>
          <w:szCs w:val="22"/>
          <w:rPrChange w:id="219" w:author="Rosli, Nur Nashriq Nadira" w:date="2021-10-06T17:32:00Z">
            <w:rPr>
              <w:rFonts w:ascii="Arial" w:hAnsi="Arial" w:cs="Arial"/>
              <w:sz w:val="22"/>
              <w:szCs w:val="22"/>
            </w:rPr>
          </w:rPrChange>
        </w:rPr>
        <w:t>NA\GBL.NTW.OTH.LG</w:t>
      </w:r>
      <w:ins w:id="220" w:author="Rosli, Nur Nashriq Nadira" w:date="2020-06-10T21:27:00Z">
        <w:r w:rsidR="006750C9" w:rsidRPr="005C2466">
          <w:rPr>
            <w:rFonts w:ascii="Arial" w:hAnsi="Arial" w:cs="Arial"/>
            <w:sz w:val="22"/>
            <w:szCs w:val="22"/>
            <w:rPrChange w:id="221" w:author="Rosli, Nur Nashriq Nadira" w:date="2021-10-06T17:32:00Z">
              <w:rPr>
                <w:rFonts w:ascii="Arial" w:hAnsi="Arial" w:cs="Arial"/>
                <w:b/>
                <w:sz w:val="22"/>
                <w:szCs w:val="22"/>
              </w:rPr>
            </w:rPrChange>
          </w:rPr>
          <w:t>.</w:t>
        </w:r>
      </w:ins>
    </w:p>
    <w:p w14:paraId="27C678E3" w14:textId="15E6C25A" w:rsidR="00FB048E" w:rsidRPr="005C2466" w:rsidRDefault="00FB048E" w:rsidP="007D0062">
      <w:pPr>
        <w:rPr>
          <w:ins w:id="222" w:author="Vijendren, Raveen" w:date="2021-09-02T08:48:00Z"/>
          <w:rFonts w:ascii="Arial" w:hAnsi="Arial" w:cs="Arial"/>
          <w:sz w:val="22"/>
          <w:szCs w:val="22"/>
        </w:rPr>
      </w:pPr>
    </w:p>
    <w:p w14:paraId="23328D8D" w14:textId="56E91000" w:rsidR="000E06D2" w:rsidRPr="005C2466" w:rsidDel="00FB048E" w:rsidRDefault="000E06D2" w:rsidP="007D0062">
      <w:pPr>
        <w:rPr>
          <w:ins w:id="223" w:author="Arulthevan, Yuroshyini" w:date="2020-05-19T08:46:00Z"/>
          <w:del w:id="224" w:author="Vijendren, Raveen" w:date="2021-09-02T08:48:00Z"/>
          <w:rFonts w:ascii="Arial" w:hAnsi="Arial" w:cs="Arial"/>
          <w:sz w:val="22"/>
          <w:szCs w:val="22"/>
        </w:rPr>
      </w:pPr>
    </w:p>
    <w:p w14:paraId="193707CC" w14:textId="62180E1B" w:rsidR="00D11FB3" w:rsidRPr="005C2466" w:rsidRDefault="00D11FB3" w:rsidP="007D0062">
      <w:pPr>
        <w:rPr>
          <w:rFonts w:ascii="Arial" w:hAnsi="Arial" w:cs="Arial"/>
          <w:sz w:val="22"/>
          <w:szCs w:val="22"/>
        </w:rPr>
      </w:pPr>
    </w:p>
    <w:p w14:paraId="23328D8E" w14:textId="46CFFD47" w:rsidR="00EC2B3F" w:rsidRPr="005C2466" w:rsidRDefault="00CD0483" w:rsidP="007D0062">
      <w:pPr>
        <w:rPr>
          <w:rFonts w:ascii="Arial" w:hAnsi="Arial" w:cs="Arial"/>
          <w:sz w:val="22"/>
          <w:szCs w:val="22"/>
        </w:rPr>
      </w:pPr>
      <w:r w:rsidRPr="005C2466">
        <w:rPr>
          <w:rFonts w:ascii="Arial" w:hAnsi="Arial" w:cs="Arial"/>
          <w:sz w:val="22"/>
          <w:szCs w:val="22"/>
        </w:rPr>
        <w:t xml:space="preserve">For S2M Lab </w:t>
      </w:r>
      <w:r w:rsidR="008D7FB9" w:rsidRPr="005C2466">
        <w:rPr>
          <w:rFonts w:ascii="Arial" w:hAnsi="Arial" w:cs="Arial"/>
          <w:sz w:val="22"/>
          <w:szCs w:val="22"/>
        </w:rPr>
        <w:t>OpenNMS</w:t>
      </w:r>
      <w:r w:rsidRPr="005C2466">
        <w:rPr>
          <w:rFonts w:ascii="Arial" w:hAnsi="Arial" w:cs="Arial"/>
          <w:sz w:val="22"/>
          <w:szCs w:val="22"/>
        </w:rPr>
        <w:t xml:space="preserve">, contact GSC-EMIT-NS-TAM-AP </w:t>
      </w:r>
      <w:hyperlink r:id="rId13" w:history="1">
        <w:r w:rsidRPr="005C2466">
          <w:rPr>
            <w:rStyle w:val="Hyperlink"/>
            <w:rFonts w:ascii="Arial" w:hAnsi="Arial" w:cs="Arial"/>
            <w:sz w:val="22"/>
            <w:szCs w:val="22"/>
          </w:rPr>
          <w:t>GSC-EMIT-NS-TAM-AP@exxonmobil.com</w:t>
        </w:r>
      </w:hyperlink>
      <w:r w:rsidRPr="005C2466"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 to obtain the credential for ReST API connection.</w:t>
      </w:r>
    </w:p>
    <w:p w14:paraId="23328D8F" w14:textId="77777777" w:rsidR="00EC2B3F" w:rsidRPr="005C2466" w:rsidRDefault="00EC2B3F" w:rsidP="007D0062">
      <w:pPr>
        <w:rPr>
          <w:rFonts w:ascii="Arial" w:hAnsi="Arial" w:cs="Arial"/>
          <w:sz w:val="22"/>
          <w:szCs w:val="22"/>
        </w:rPr>
      </w:pPr>
    </w:p>
    <w:p w14:paraId="2AE055BC" w14:textId="77777777" w:rsidR="00FB5085" w:rsidRPr="005C2466" w:rsidRDefault="00FB5085">
      <w:pPr>
        <w:rPr>
          <w:ins w:id="225" w:author="Rosli, Nur Nashriq Nadira" w:date="2020-04-07T09:55:00Z"/>
          <w:rFonts w:ascii="Arial" w:eastAsiaTheme="majorEastAsia" w:hAnsi="Arial" w:cs="Arial"/>
          <w:color w:val="2E74B5" w:themeColor="accent1" w:themeShade="BF"/>
          <w:sz w:val="22"/>
          <w:szCs w:val="22"/>
          <w:rPrChange w:id="226" w:author="Rosli, Nur Nashriq Nadira" w:date="2021-10-06T17:32:00Z">
            <w:rPr>
              <w:ins w:id="227" w:author="Rosli, Nur Nashriq Nadira" w:date="2020-04-07T09:55:00Z"/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</w:rPrChange>
        </w:rPr>
      </w:pPr>
      <w:ins w:id="228" w:author="Rosli, Nur Nashriq Nadira" w:date="2020-04-07T09:55:00Z">
        <w:r w:rsidRPr="005C2466">
          <w:rPr>
            <w:rFonts w:ascii="Arial" w:hAnsi="Arial" w:cs="Arial"/>
            <w:sz w:val="22"/>
            <w:szCs w:val="22"/>
            <w:rPrChange w:id="229" w:author="Rosli, Nur Nashriq Nadira" w:date="2021-10-06T17:32:00Z">
              <w:rPr/>
            </w:rPrChange>
          </w:rPr>
          <w:br w:type="page"/>
        </w:r>
      </w:ins>
    </w:p>
    <w:p w14:paraId="23328D90" w14:textId="3C0C2A31" w:rsidR="000E06D2" w:rsidRPr="005C2466" w:rsidRDefault="000E06D2">
      <w:pPr>
        <w:pStyle w:val="Heading1"/>
        <w:rPr>
          <w:ins w:id="230" w:author="Rosli, Nur Nashriq Nadira" w:date="2020-04-06T11:13:00Z"/>
          <w:rFonts w:ascii="Arial" w:hAnsi="Arial" w:cs="Arial"/>
          <w:sz w:val="22"/>
          <w:szCs w:val="22"/>
          <w:rPrChange w:id="231" w:author="Rosli, Nur Nashriq Nadira" w:date="2021-10-06T17:32:00Z">
            <w:rPr>
              <w:ins w:id="232" w:author="Rosli, Nur Nashriq Nadira" w:date="2020-04-06T11:13:00Z"/>
            </w:rPr>
          </w:rPrChange>
        </w:rPr>
        <w:pPrChange w:id="233" w:author="Rosli, Nur Nashriq Nadira" w:date="2020-04-07T09:47:00Z">
          <w:pPr/>
        </w:pPrChange>
      </w:pPr>
      <w:bookmarkStart w:id="234" w:name="_Toc84434179"/>
      <w:r w:rsidRPr="005C2466">
        <w:rPr>
          <w:rFonts w:ascii="Arial" w:hAnsi="Arial" w:cs="Arial"/>
          <w:sz w:val="22"/>
          <w:szCs w:val="22"/>
          <w:rPrChange w:id="235" w:author="Rosli, Nur Nashriq Nadira" w:date="2021-10-06T17:32:00Z">
            <w:rPr/>
          </w:rPrChange>
        </w:rPr>
        <w:lastRenderedPageBreak/>
        <w:t>List of all Supported ReST API</w:t>
      </w:r>
      <w:bookmarkEnd w:id="234"/>
    </w:p>
    <w:p w14:paraId="369974DD" w14:textId="6832A159" w:rsidR="001C5976" w:rsidRPr="005C2466" w:rsidRDefault="001C5976" w:rsidP="007D0062">
      <w:pPr>
        <w:rPr>
          <w:rFonts w:ascii="Arial" w:hAnsi="Arial" w:cs="Arial"/>
          <w:b/>
          <w:sz w:val="22"/>
          <w:szCs w:val="22"/>
          <w:u w:val="single"/>
        </w:rPr>
      </w:pPr>
    </w:p>
    <w:p w14:paraId="23328D91" w14:textId="4EAA5B69" w:rsidR="000E06D2" w:rsidRPr="005C2466" w:rsidRDefault="000E06D2" w:rsidP="007D0062">
      <w:pPr>
        <w:rPr>
          <w:rFonts w:ascii="Arial" w:hAnsi="Arial" w:cs="Arial"/>
          <w:sz w:val="22"/>
          <w:szCs w:val="22"/>
        </w:rPr>
      </w:pPr>
      <w:r w:rsidRPr="005C2466">
        <w:rPr>
          <w:rFonts w:ascii="Arial" w:hAnsi="Arial" w:cs="Arial"/>
          <w:sz w:val="22"/>
          <w:szCs w:val="22"/>
        </w:rPr>
        <w:t>The link below in Opennms documentation contains the latest supported ReST API call</w:t>
      </w:r>
      <w:r w:rsidR="00EA0152" w:rsidRPr="005C2466">
        <w:rPr>
          <w:rFonts w:ascii="Arial" w:hAnsi="Arial" w:cs="Arial"/>
          <w:sz w:val="22"/>
          <w:szCs w:val="22"/>
        </w:rPr>
        <w:t xml:space="preserve"> and examples</w:t>
      </w:r>
      <w:ins w:id="236" w:author="Rosli, Nur Nashriq Nadira" w:date="2020-04-06T11:13:00Z">
        <w:r w:rsidR="001C5976" w:rsidRPr="005C2466">
          <w:rPr>
            <w:rFonts w:ascii="Arial" w:hAnsi="Arial" w:cs="Arial"/>
            <w:sz w:val="22"/>
            <w:szCs w:val="22"/>
          </w:rPr>
          <w:t>:</w:t>
        </w:r>
      </w:ins>
    </w:p>
    <w:p w14:paraId="02065256" w14:textId="59904D93" w:rsidR="00A51696" w:rsidRPr="005C2466" w:rsidRDefault="00A51696">
      <w:pPr>
        <w:rPr>
          <w:ins w:id="237" w:author="Rosli, Nur Nashriq Nadira" w:date="2021-07-14T19:15:00Z"/>
          <w:rFonts w:ascii="Arial" w:hAnsi="Arial" w:cs="Arial"/>
          <w:sz w:val="22"/>
          <w:szCs w:val="22"/>
        </w:rPr>
      </w:pPr>
      <w:ins w:id="238" w:author="Rosli, Nur Nashriq Nadira" w:date="2021-07-14T19:15:00Z">
        <w:r w:rsidRPr="005C2466">
          <w:rPr>
            <w:rFonts w:ascii="Arial" w:hAnsi="Arial" w:cs="Arial"/>
            <w:sz w:val="22"/>
            <w:szCs w:val="22"/>
          </w:rPr>
          <w:fldChar w:fldCharType="begin"/>
        </w:r>
        <w:r w:rsidRPr="005C2466">
          <w:rPr>
            <w:rFonts w:ascii="Arial" w:hAnsi="Arial" w:cs="Arial"/>
            <w:sz w:val="22"/>
            <w:szCs w:val="22"/>
          </w:rPr>
          <w:instrText xml:space="preserve"> HYPERLINK "https://docs.opennms.com/horizon/28.0.0/development/rest/rest-api.html" </w:instrText>
        </w:r>
        <w:r w:rsidRPr="005C2466">
          <w:rPr>
            <w:rFonts w:ascii="Arial" w:hAnsi="Arial" w:cs="Arial"/>
            <w:sz w:val="22"/>
            <w:szCs w:val="22"/>
          </w:rPr>
          <w:fldChar w:fldCharType="separate"/>
        </w:r>
        <w:r w:rsidRPr="005C2466">
          <w:rPr>
            <w:rStyle w:val="Hyperlink"/>
            <w:rFonts w:ascii="Arial" w:hAnsi="Arial" w:cs="Arial"/>
            <w:sz w:val="22"/>
            <w:szCs w:val="22"/>
          </w:rPr>
          <w:t>https://docs.opennms.com/horizon/28.0.0/development/rest/rest-api.html</w:t>
        </w:r>
        <w:r w:rsidRPr="005C2466">
          <w:rPr>
            <w:rFonts w:ascii="Arial" w:hAnsi="Arial" w:cs="Arial"/>
            <w:sz w:val="22"/>
            <w:szCs w:val="22"/>
          </w:rPr>
          <w:fldChar w:fldCharType="end"/>
        </w:r>
      </w:ins>
    </w:p>
    <w:p w14:paraId="63EAE94F" w14:textId="479166DD" w:rsidR="00650B3A" w:rsidRPr="005C2466" w:rsidDel="00A51696" w:rsidRDefault="00650B3A">
      <w:pPr>
        <w:rPr>
          <w:ins w:id="239" w:author="Arulthevan, Yuroshyini" w:date="2020-05-19T08:30:00Z"/>
          <w:del w:id="240" w:author="Rosli, Nur Nashriq Nadira" w:date="2021-07-14T19:15:00Z"/>
          <w:rStyle w:val="Hyperlink"/>
          <w:rFonts w:ascii="Arial" w:hAnsi="Arial" w:cs="Arial"/>
          <w:sz w:val="22"/>
          <w:szCs w:val="22"/>
        </w:rPr>
      </w:pPr>
      <w:ins w:id="241" w:author="Arulthevan, Yuroshyini" w:date="2020-05-19T08:29:00Z">
        <w:del w:id="242" w:author="Rosli, Nur Nashriq Nadira" w:date="2021-07-14T19:15:00Z">
          <w:r w:rsidRPr="005C2466" w:rsidDel="00A51696">
            <w:rPr>
              <w:rFonts w:ascii="Arial" w:hAnsi="Arial" w:cs="Arial"/>
              <w:sz w:val="22"/>
              <w:szCs w:val="22"/>
              <w:rPrChange w:id="243" w:author="Rosli, Nur Nashriq Nadira" w:date="2021-10-06T17:32:00Z">
                <w:rPr>
                  <w:color w:val="0000FF"/>
                  <w:u w:val="single"/>
                </w:rPr>
              </w:rPrChange>
            </w:rPr>
            <w:fldChar w:fldCharType="begin"/>
          </w:r>
          <w:r w:rsidRPr="005C2466" w:rsidDel="00A51696">
            <w:rPr>
              <w:rFonts w:ascii="Arial" w:hAnsi="Arial" w:cs="Arial"/>
              <w:sz w:val="22"/>
              <w:szCs w:val="22"/>
              <w:rPrChange w:id="244" w:author="Rosli, Nur Nashriq Nadira" w:date="2021-10-06T17:32:00Z">
                <w:rPr/>
              </w:rPrChange>
            </w:rPr>
            <w:delInstrText xml:space="preserve"> HYPERLINK "https://docs.opennms.org/opennms/releases/26.1.0/guide-development/guide-development.html" \l "ga-development-rest" </w:delInstrText>
          </w:r>
          <w:r w:rsidRPr="005C2466" w:rsidDel="00A51696">
            <w:rPr>
              <w:rFonts w:ascii="Arial" w:hAnsi="Arial" w:cs="Arial"/>
              <w:sz w:val="22"/>
              <w:szCs w:val="22"/>
              <w:rPrChange w:id="245" w:author="Rosli, Nur Nashriq Nadira" w:date="2021-10-06T17:32:00Z">
                <w:rPr/>
              </w:rPrChange>
            </w:rPr>
            <w:fldChar w:fldCharType="separate"/>
          </w:r>
          <w:r w:rsidRPr="005C2466" w:rsidDel="00A51696">
            <w:rPr>
              <w:rStyle w:val="Hyperlink"/>
              <w:rFonts w:ascii="Arial" w:hAnsi="Arial" w:cs="Arial"/>
              <w:sz w:val="22"/>
              <w:szCs w:val="22"/>
              <w:rPrChange w:id="246" w:author="Rosli, Nur Nashriq Nadira" w:date="2021-10-06T17:32:00Z">
                <w:rPr>
                  <w:rStyle w:val="Hyperlink"/>
                </w:rPr>
              </w:rPrChange>
            </w:rPr>
            <w:delText>https://docs.opennms.org/opennms/releases/26.1.0/guide-development/guide-development.html#ga-development-rest</w:delText>
          </w:r>
          <w:r w:rsidRPr="005C2466" w:rsidDel="00A51696">
            <w:rPr>
              <w:rFonts w:ascii="Arial" w:hAnsi="Arial" w:cs="Arial"/>
              <w:sz w:val="22"/>
              <w:szCs w:val="22"/>
              <w:rPrChange w:id="247" w:author="Rosli, Nur Nashriq Nadira" w:date="2021-10-06T17:32:00Z">
                <w:rPr/>
              </w:rPrChange>
            </w:rPr>
            <w:fldChar w:fldCharType="end"/>
          </w:r>
        </w:del>
      </w:ins>
    </w:p>
    <w:p w14:paraId="23328D92" w14:textId="460564E6" w:rsidR="007D0062" w:rsidRPr="005C2466" w:rsidDel="00650B3A" w:rsidRDefault="00991DA9" w:rsidP="007D0062">
      <w:pPr>
        <w:rPr>
          <w:del w:id="248" w:author="Arulthevan, Yuroshyini" w:date="2020-05-19T08:29:00Z"/>
          <w:rFonts w:ascii="Arial" w:hAnsi="Arial" w:cs="Arial"/>
          <w:sz w:val="22"/>
          <w:szCs w:val="22"/>
        </w:rPr>
      </w:pPr>
      <w:del w:id="249" w:author="Arulthevan, Yuroshyini" w:date="2020-05-19T08:29:00Z">
        <w:r w:rsidRPr="005C2466" w:rsidDel="00650B3A">
          <w:rPr>
            <w:rStyle w:val="Hyperlink"/>
            <w:rFonts w:ascii="Arial" w:hAnsi="Arial" w:cs="Arial"/>
            <w:sz w:val="22"/>
            <w:szCs w:val="22"/>
          </w:rPr>
          <w:fldChar w:fldCharType="begin"/>
        </w:r>
        <w:r w:rsidRPr="005C2466" w:rsidDel="00650B3A">
          <w:rPr>
            <w:rStyle w:val="Hyperlink"/>
            <w:rFonts w:ascii="Arial" w:hAnsi="Arial" w:cs="Arial"/>
            <w:sz w:val="22"/>
            <w:szCs w:val="22"/>
          </w:rPr>
          <w:delInstrText xml:space="preserve"> HYPERLINK "http://docs.opennms.org/opennms/releases/24.1.2/guide-development/guide-development.html" \l "_rest_api" </w:delInstrText>
        </w:r>
        <w:r w:rsidRPr="005C2466" w:rsidDel="00650B3A">
          <w:rPr>
            <w:rStyle w:val="Hyperlink"/>
            <w:rFonts w:ascii="Arial" w:hAnsi="Arial" w:cs="Arial"/>
            <w:sz w:val="22"/>
            <w:szCs w:val="22"/>
          </w:rPr>
          <w:fldChar w:fldCharType="separate"/>
        </w:r>
        <w:r w:rsidR="00DA6F37" w:rsidRPr="005C2466" w:rsidDel="00650B3A">
          <w:rPr>
            <w:rStyle w:val="Hyperlink"/>
            <w:rFonts w:ascii="Arial" w:hAnsi="Arial" w:cs="Arial"/>
            <w:sz w:val="22"/>
            <w:szCs w:val="22"/>
          </w:rPr>
          <w:delText>http://docs.opennms.org/opennms/releases/24.1.2/guide-development/guide-development.html#_rest_api</w:delText>
        </w:r>
        <w:r w:rsidRPr="005C2466" w:rsidDel="00650B3A">
          <w:rPr>
            <w:rStyle w:val="Hyperlink"/>
            <w:rFonts w:ascii="Arial" w:hAnsi="Arial" w:cs="Arial"/>
            <w:sz w:val="22"/>
            <w:szCs w:val="22"/>
          </w:rPr>
          <w:fldChar w:fldCharType="end"/>
        </w:r>
      </w:del>
    </w:p>
    <w:p w14:paraId="23328D93" w14:textId="77777777" w:rsidR="007D0062" w:rsidRPr="005C2466" w:rsidRDefault="007D0062">
      <w:pPr>
        <w:rPr>
          <w:rFonts w:ascii="Arial" w:hAnsi="Arial" w:cs="Arial"/>
          <w:sz w:val="22"/>
          <w:szCs w:val="22"/>
        </w:rPr>
      </w:pPr>
    </w:p>
    <w:p w14:paraId="23328D94" w14:textId="77777777" w:rsidR="000E06D2" w:rsidRPr="005C2466" w:rsidRDefault="000E06D2">
      <w:pPr>
        <w:rPr>
          <w:rFonts w:ascii="Arial" w:hAnsi="Arial" w:cs="Arial"/>
          <w:sz w:val="22"/>
          <w:szCs w:val="22"/>
        </w:rPr>
      </w:pPr>
      <w:r w:rsidRPr="005C2466">
        <w:rPr>
          <w:rFonts w:ascii="Arial" w:hAnsi="Arial" w:cs="Arial"/>
          <w:sz w:val="22"/>
          <w:szCs w:val="22"/>
        </w:rPr>
        <w:t>Note:</w:t>
      </w:r>
    </w:p>
    <w:p w14:paraId="23328D95" w14:textId="77777777" w:rsidR="000E06D2" w:rsidRPr="005C2466" w:rsidRDefault="00EC2B3F">
      <w:pPr>
        <w:rPr>
          <w:rFonts w:ascii="Arial" w:hAnsi="Arial" w:cs="Arial"/>
          <w:sz w:val="22"/>
          <w:szCs w:val="22"/>
        </w:rPr>
      </w:pPr>
      <w:r w:rsidRPr="005C2466">
        <w:rPr>
          <w:rFonts w:ascii="Arial" w:hAnsi="Arial" w:cs="Arial"/>
          <w:sz w:val="22"/>
          <w:szCs w:val="22"/>
        </w:rPr>
        <w:t>All end points that is related to administrative task and configurations below are not allowed by default:</w:t>
      </w:r>
    </w:p>
    <w:p w14:paraId="23328D96" w14:textId="77777777" w:rsidR="000E06D2" w:rsidRPr="005C2466" w:rsidRDefault="000E06D2" w:rsidP="000E06D2">
      <w:pPr>
        <w:pStyle w:val="PlainText"/>
        <w:rPr>
          <w:rFonts w:ascii="Arial" w:hAnsi="Arial" w:cs="Arial"/>
          <w:szCs w:val="22"/>
          <w:rPrChange w:id="250" w:author="Rosli, Nur Nashriq Nadira" w:date="2021-10-06T17:32:00Z">
            <w:rPr/>
          </w:rPrChange>
        </w:rPr>
      </w:pPr>
      <w:r w:rsidRPr="005C2466">
        <w:rPr>
          <w:rFonts w:ascii="Arial" w:hAnsi="Arial" w:cs="Arial"/>
          <w:szCs w:val="22"/>
          <w:rPrChange w:id="251" w:author="Rosli, Nur Nashriq Nadira" w:date="2021-10-06T17:32:00Z">
            <w:rPr/>
          </w:rPrChange>
        </w:rPr>
        <w:t>/opennms/rest/groups</w:t>
      </w:r>
    </w:p>
    <w:p w14:paraId="23328D97" w14:textId="77777777" w:rsidR="000E06D2" w:rsidRPr="005C2466" w:rsidRDefault="000E06D2" w:rsidP="000E06D2">
      <w:pPr>
        <w:pStyle w:val="PlainText"/>
        <w:rPr>
          <w:rFonts w:ascii="Arial" w:hAnsi="Arial" w:cs="Arial"/>
          <w:szCs w:val="22"/>
          <w:rPrChange w:id="252" w:author="Rosli, Nur Nashriq Nadira" w:date="2021-10-06T17:32:00Z">
            <w:rPr/>
          </w:rPrChange>
        </w:rPr>
      </w:pPr>
      <w:r w:rsidRPr="005C2466">
        <w:rPr>
          <w:rFonts w:ascii="Arial" w:hAnsi="Arial" w:cs="Arial"/>
          <w:szCs w:val="22"/>
          <w:rPrChange w:id="253" w:author="Rosli, Nur Nashriq Nadira" w:date="2021-10-06T17:32:00Z">
            <w:rPr/>
          </w:rPrChange>
        </w:rPr>
        <w:t>/opennms/rest/users</w:t>
      </w:r>
    </w:p>
    <w:p w14:paraId="23328D98" w14:textId="77777777" w:rsidR="000E06D2" w:rsidRPr="005C2466" w:rsidRDefault="000E06D2" w:rsidP="000E06D2">
      <w:pPr>
        <w:pStyle w:val="PlainText"/>
        <w:rPr>
          <w:rFonts w:ascii="Arial" w:hAnsi="Arial" w:cs="Arial"/>
          <w:szCs w:val="22"/>
          <w:rPrChange w:id="254" w:author="Rosli, Nur Nashriq Nadira" w:date="2021-10-06T17:32:00Z">
            <w:rPr/>
          </w:rPrChange>
        </w:rPr>
      </w:pPr>
      <w:r w:rsidRPr="005C2466">
        <w:rPr>
          <w:rFonts w:ascii="Arial" w:hAnsi="Arial" w:cs="Arial"/>
          <w:szCs w:val="22"/>
          <w:rPrChange w:id="255" w:author="Rosli, Nur Nashriq Nadira" w:date="2021-10-06T17:32:00Z">
            <w:rPr/>
          </w:rPrChange>
        </w:rPr>
        <w:t>/opennms/rest/requisitions</w:t>
      </w:r>
    </w:p>
    <w:p w14:paraId="23328D99" w14:textId="77777777" w:rsidR="000E06D2" w:rsidRPr="005C2466" w:rsidRDefault="000E06D2" w:rsidP="000E06D2">
      <w:pPr>
        <w:pStyle w:val="PlainText"/>
        <w:rPr>
          <w:rFonts w:ascii="Arial" w:hAnsi="Arial" w:cs="Arial"/>
          <w:szCs w:val="22"/>
          <w:rPrChange w:id="256" w:author="Rosli, Nur Nashriq Nadira" w:date="2021-10-06T17:32:00Z">
            <w:rPr/>
          </w:rPrChange>
        </w:rPr>
      </w:pPr>
      <w:r w:rsidRPr="005C2466">
        <w:rPr>
          <w:rFonts w:ascii="Arial" w:hAnsi="Arial" w:cs="Arial"/>
          <w:szCs w:val="22"/>
          <w:rPrChange w:id="257" w:author="Rosli, Nur Nashriq Nadira" w:date="2021-10-06T17:32:00Z">
            <w:rPr/>
          </w:rPrChange>
        </w:rPr>
        <w:t>/opennms/rest/foreignSources</w:t>
      </w:r>
    </w:p>
    <w:p w14:paraId="23328D9A" w14:textId="77777777" w:rsidR="000E06D2" w:rsidRPr="005C2466" w:rsidRDefault="000E06D2" w:rsidP="000E06D2">
      <w:pPr>
        <w:pStyle w:val="PlainText"/>
        <w:rPr>
          <w:rFonts w:ascii="Arial" w:hAnsi="Arial" w:cs="Arial"/>
          <w:szCs w:val="22"/>
          <w:rPrChange w:id="258" w:author="Rosli, Nur Nashriq Nadira" w:date="2021-10-06T17:32:00Z">
            <w:rPr/>
          </w:rPrChange>
        </w:rPr>
      </w:pPr>
      <w:r w:rsidRPr="005C2466">
        <w:rPr>
          <w:rFonts w:ascii="Arial" w:hAnsi="Arial" w:cs="Arial"/>
          <w:szCs w:val="22"/>
          <w:rPrChange w:id="259" w:author="Rosli, Nur Nashriq Nadira" w:date="2021-10-06T17:32:00Z">
            <w:rPr/>
          </w:rPrChange>
        </w:rPr>
        <w:t>/opennms/rest/sched-outages</w:t>
      </w:r>
    </w:p>
    <w:p w14:paraId="23328D9B" w14:textId="77777777" w:rsidR="000E06D2" w:rsidRPr="005C2466" w:rsidRDefault="000E06D2" w:rsidP="000E06D2">
      <w:pPr>
        <w:pStyle w:val="PlainText"/>
        <w:rPr>
          <w:rFonts w:ascii="Arial" w:hAnsi="Arial" w:cs="Arial"/>
          <w:szCs w:val="22"/>
          <w:rPrChange w:id="260" w:author="Rosli, Nur Nashriq Nadira" w:date="2021-10-06T17:32:00Z">
            <w:rPr/>
          </w:rPrChange>
        </w:rPr>
      </w:pPr>
      <w:r w:rsidRPr="005C2466">
        <w:rPr>
          <w:rFonts w:ascii="Arial" w:hAnsi="Arial" w:cs="Arial"/>
          <w:szCs w:val="22"/>
          <w:rPrChange w:id="261" w:author="Rosli, Nur Nashriq Nadira" w:date="2021-10-06T17:32:00Z">
            <w:rPr/>
          </w:rPrChange>
        </w:rPr>
        <w:t>/opennms/rest/snmpConfig</w:t>
      </w:r>
    </w:p>
    <w:p w14:paraId="23328D9C" w14:textId="77777777" w:rsidR="000E06D2" w:rsidRPr="005C2466" w:rsidRDefault="000E06D2" w:rsidP="000E06D2">
      <w:pPr>
        <w:pStyle w:val="PlainText"/>
        <w:rPr>
          <w:rFonts w:ascii="Arial" w:hAnsi="Arial" w:cs="Arial"/>
          <w:szCs w:val="22"/>
          <w:rPrChange w:id="262" w:author="Rosli, Nur Nashriq Nadira" w:date="2021-10-06T17:32:00Z">
            <w:rPr/>
          </w:rPrChange>
        </w:rPr>
      </w:pPr>
      <w:r w:rsidRPr="005C2466">
        <w:rPr>
          <w:rFonts w:ascii="Arial" w:hAnsi="Arial" w:cs="Arial"/>
          <w:szCs w:val="22"/>
          <w:rPrChange w:id="263" w:author="Rosli, Nur Nashriq Nadira" w:date="2021-10-06T17:32:00Z">
            <w:rPr/>
          </w:rPrChange>
        </w:rPr>
        <w:t>/opennms/rest/config/snmptrap-nbi</w:t>
      </w:r>
    </w:p>
    <w:p w14:paraId="23328D9D" w14:textId="77777777" w:rsidR="000E06D2" w:rsidRPr="005C2466" w:rsidRDefault="000E06D2" w:rsidP="000E06D2">
      <w:pPr>
        <w:pStyle w:val="PlainText"/>
        <w:rPr>
          <w:rFonts w:ascii="Arial" w:hAnsi="Arial" w:cs="Arial"/>
          <w:szCs w:val="22"/>
          <w:rPrChange w:id="264" w:author="Rosli, Nur Nashriq Nadira" w:date="2021-10-06T17:32:00Z">
            <w:rPr/>
          </w:rPrChange>
        </w:rPr>
      </w:pPr>
      <w:r w:rsidRPr="005C2466">
        <w:rPr>
          <w:rFonts w:ascii="Arial" w:hAnsi="Arial" w:cs="Arial"/>
          <w:szCs w:val="22"/>
          <w:rPrChange w:id="265" w:author="Rosli, Nur Nashriq Nadira" w:date="2021-10-06T17:32:00Z">
            <w:rPr/>
          </w:rPrChange>
        </w:rPr>
        <w:t>/opennms/rest/config/email-nbi</w:t>
      </w:r>
    </w:p>
    <w:p w14:paraId="23328D9E" w14:textId="77777777" w:rsidR="000E06D2" w:rsidRPr="005C2466" w:rsidRDefault="000E06D2" w:rsidP="000E06D2">
      <w:pPr>
        <w:pStyle w:val="PlainText"/>
        <w:rPr>
          <w:rFonts w:ascii="Arial" w:hAnsi="Arial" w:cs="Arial"/>
          <w:szCs w:val="22"/>
          <w:rPrChange w:id="266" w:author="Rosli, Nur Nashriq Nadira" w:date="2021-10-06T17:32:00Z">
            <w:rPr/>
          </w:rPrChange>
        </w:rPr>
      </w:pPr>
      <w:r w:rsidRPr="005C2466">
        <w:rPr>
          <w:rFonts w:ascii="Arial" w:hAnsi="Arial" w:cs="Arial"/>
          <w:szCs w:val="22"/>
          <w:rPrChange w:id="267" w:author="Rosli, Nur Nashriq Nadira" w:date="2021-10-06T17:32:00Z">
            <w:rPr/>
          </w:rPrChange>
        </w:rPr>
        <w:t>/opennms/rest/config/javamail</w:t>
      </w:r>
    </w:p>
    <w:p w14:paraId="23328D9F" w14:textId="77777777" w:rsidR="000E06D2" w:rsidRPr="005C2466" w:rsidRDefault="000E06D2" w:rsidP="000E06D2">
      <w:pPr>
        <w:pStyle w:val="PlainText"/>
        <w:rPr>
          <w:rFonts w:ascii="Arial" w:hAnsi="Arial" w:cs="Arial"/>
          <w:szCs w:val="22"/>
          <w:rPrChange w:id="268" w:author="Rosli, Nur Nashriq Nadira" w:date="2021-10-06T17:32:00Z">
            <w:rPr/>
          </w:rPrChange>
        </w:rPr>
      </w:pPr>
      <w:r w:rsidRPr="005C2466">
        <w:rPr>
          <w:rFonts w:ascii="Arial" w:hAnsi="Arial" w:cs="Arial"/>
          <w:szCs w:val="22"/>
          <w:rPrChange w:id="269" w:author="Rosli, Nur Nashriq Nadira" w:date="2021-10-06T17:32:00Z">
            <w:rPr/>
          </w:rPrChange>
        </w:rPr>
        <w:t>/opennms/rest/config/yslog-nbi</w:t>
      </w:r>
    </w:p>
    <w:p w14:paraId="23328DA0" w14:textId="77777777" w:rsidR="000E06D2" w:rsidRPr="005C2466" w:rsidRDefault="000E06D2" w:rsidP="000E06D2">
      <w:pPr>
        <w:pStyle w:val="PlainText"/>
        <w:rPr>
          <w:rFonts w:ascii="Arial" w:hAnsi="Arial" w:cs="Arial"/>
          <w:szCs w:val="22"/>
          <w:rPrChange w:id="270" w:author="Rosli, Nur Nashriq Nadira" w:date="2021-10-06T17:32:00Z">
            <w:rPr/>
          </w:rPrChange>
        </w:rPr>
      </w:pPr>
      <w:r w:rsidRPr="005C2466">
        <w:rPr>
          <w:rFonts w:ascii="Arial" w:hAnsi="Arial" w:cs="Arial"/>
          <w:szCs w:val="22"/>
          <w:rPrChange w:id="271" w:author="Rosli, Nur Nashriq Nadira" w:date="2021-10-06T17:32:00Z">
            <w:rPr/>
          </w:rPrChange>
        </w:rPr>
        <w:t>/opennms/api/v2/business-services</w:t>
      </w:r>
    </w:p>
    <w:p w14:paraId="23328DA1" w14:textId="77777777" w:rsidR="000E06D2" w:rsidRPr="005C2466" w:rsidRDefault="000E06D2" w:rsidP="000E06D2">
      <w:pPr>
        <w:pStyle w:val="PlainText"/>
        <w:rPr>
          <w:rFonts w:ascii="Arial" w:hAnsi="Arial" w:cs="Arial"/>
          <w:szCs w:val="22"/>
          <w:rPrChange w:id="272" w:author="Rosli, Nur Nashriq Nadira" w:date="2021-10-06T17:32:00Z">
            <w:rPr/>
          </w:rPrChange>
        </w:rPr>
      </w:pPr>
      <w:r w:rsidRPr="005C2466">
        <w:rPr>
          <w:rFonts w:ascii="Arial" w:hAnsi="Arial" w:cs="Arial"/>
          <w:szCs w:val="22"/>
          <w:rPrChange w:id="273" w:author="Rosli, Nur Nashriq Nadira" w:date="2021-10-06T17:32:00Z">
            <w:rPr/>
          </w:rPrChange>
        </w:rPr>
        <w:t>/opennms/api/v2/discovery</w:t>
      </w:r>
    </w:p>
    <w:p w14:paraId="23328DA2" w14:textId="7263B82A" w:rsidR="00EC2B3F" w:rsidRPr="005C2466" w:rsidRDefault="00EC2B3F" w:rsidP="000E06D2">
      <w:pPr>
        <w:pStyle w:val="PlainText"/>
        <w:rPr>
          <w:rFonts w:ascii="Arial" w:hAnsi="Arial" w:cs="Arial"/>
          <w:szCs w:val="22"/>
          <w:rPrChange w:id="274" w:author="Rosli, Nur Nashriq Nadira" w:date="2021-10-06T17:32:00Z">
            <w:rPr/>
          </w:rPrChange>
        </w:rPr>
      </w:pPr>
      <w:r w:rsidRPr="005C2466">
        <w:rPr>
          <w:rFonts w:ascii="Arial" w:hAnsi="Arial" w:cs="Arial"/>
          <w:szCs w:val="22"/>
          <w:rPrChange w:id="275" w:author="Rosli, Nur Nashriq Nadira" w:date="2021-10-06T17:32:00Z">
            <w:rPr/>
          </w:rPrChange>
        </w:rPr>
        <w:t>/opennms/rest/availability</w:t>
      </w:r>
      <w:ins w:id="276" w:author="Chen, Khin-Wai" w:date="2020-07-08T14:00:00Z">
        <w:r w:rsidR="00A81DE1" w:rsidRPr="005C2466">
          <w:rPr>
            <w:rFonts w:ascii="Arial" w:hAnsi="Arial" w:cs="Arial"/>
            <w:szCs w:val="22"/>
          </w:rPr>
          <w:t xml:space="preserve"> (currently disabled)</w:t>
        </w:r>
      </w:ins>
    </w:p>
    <w:p w14:paraId="23328DA3" w14:textId="77777777" w:rsidR="000E06D2" w:rsidRPr="005C2466" w:rsidRDefault="000E06D2">
      <w:pPr>
        <w:rPr>
          <w:rFonts w:ascii="Arial" w:hAnsi="Arial" w:cs="Arial"/>
          <w:sz w:val="22"/>
          <w:szCs w:val="22"/>
        </w:rPr>
      </w:pPr>
    </w:p>
    <w:p w14:paraId="23328DA4" w14:textId="77777777" w:rsidR="000E06D2" w:rsidRPr="005C2466" w:rsidRDefault="00EC2B3F">
      <w:pPr>
        <w:rPr>
          <w:rFonts w:ascii="Arial" w:hAnsi="Arial" w:cs="Arial"/>
          <w:sz w:val="22"/>
          <w:szCs w:val="22"/>
        </w:rPr>
      </w:pPr>
      <w:r w:rsidRPr="005C2466">
        <w:rPr>
          <w:rFonts w:ascii="Arial" w:hAnsi="Arial" w:cs="Arial"/>
          <w:sz w:val="22"/>
          <w:szCs w:val="22"/>
        </w:rPr>
        <w:t xml:space="preserve">If you do need to use the above ReST APIs, contact GSC-EMIT-NS-TAM-AP </w:t>
      </w:r>
      <w:hyperlink r:id="rId14" w:history="1">
        <w:r w:rsidRPr="005C2466">
          <w:rPr>
            <w:rStyle w:val="Hyperlink"/>
            <w:rFonts w:ascii="Arial" w:hAnsi="Arial" w:cs="Arial"/>
            <w:sz w:val="22"/>
            <w:szCs w:val="22"/>
          </w:rPr>
          <w:t>GSC-EMIT-NS-TAM-AP@exxonmobil.com</w:t>
        </w:r>
      </w:hyperlink>
    </w:p>
    <w:p w14:paraId="23328DA5" w14:textId="77777777" w:rsidR="00EC2B3F" w:rsidRPr="005C2466" w:rsidRDefault="00EC2B3F">
      <w:pPr>
        <w:rPr>
          <w:rFonts w:ascii="Arial" w:hAnsi="Arial" w:cs="Arial"/>
          <w:sz w:val="22"/>
          <w:szCs w:val="22"/>
        </w:rPr>
      </w:pPr>
    </w:p>
    <w:p w14:paraId="4F81441D" w14:textId="4B0B9FB7" w:rsidR="00FB5085" w:rsidRPr="005C2466" w:rsidRDefault="00FB5085">
      <w:pPr>
        <w:rPr>
          <w:ins w:id="277" w:author="Rosli, Nur Nashriq Nadira" w:date="2020-04-07T09:55:00Z"/>
          <w:rFonts w:ascii="Arial" w:eastAsiaTheme="majorEastAsia" w:hAnsi="Arial" w:cs="Arial"/>
          <w:color w:val="2E74B5" w:themeColor="accent1" w:themeShade="BF"/>
          <w:sz w:val="22"/>
          <w:szCs w:val="22"/>
          <w:rPrChange w:id="278" w:author="Rosli, Nur Nashriq Nadira" w:date="2021-10-06T17:32:00Z">
            <w:rPr>
              <w:ins w:id="279" w:author="Rosli, Nur Nashriq Nadira" w:date="2020-04-07T09:55:00Z"/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</w:rPrChange>
        </w:rPr>
      </w:pPr>
      <w:ins w:id="280" w:author="Rosli, Nur Nashriq Nadira" w:date="2020-04-07T09:55:00Z">
        <w:r w:rsidRPr="005C2466">
          <w:rPr>
            <w:rFonts w:ascii="Arial" w:hAnsi="Arial" w:cs="Arial"/>
            <w:sz w:val="22"/>
            <w:szCs w:val="22"/>
            <w:rPrChange w:id="281" w:author="Rosli, Nur Nashriq Nadira" w:date="2021-10-06T17:32:00Z">
              <w:rPr/>
            </w:rPrChange>
          </w:rPr>
          <w:br w:type="page"/>
        </w:r>
      </w:ins>
    </w:p>
    <w:p w14:paraId="23328DA6" w14:textId="37F809F1" w:rsidR="000E06D2" w:rsidRPr="005C2466" w:rsidRDefault="000E06D2">
      <w:pPr>
        <w:pStyle w:val="Heading1"/>
        <w:rPr>
          <w:ins w:id="282" w:author="Arulthevan, Yuroshyini" w:date="2020-05-19T09:08:00Z"/>
          <w:rFonts w:ascii="Arial" w:hAnsi="Arial" w:cs="Arial"/>
          <w:sz w:val="22"/>
          <w:szCs w:val="22"/>
          <w:rPrChange w:id="283" w:author="Rosli, Nur Nashriq Nadira" w:date="2021-10-06T17:32:00Z">
            <w:rPr>
              <w:ins w:id="284" w:author="Arulthevan, Yuroshyini" w:date="2020-05-19T09:08:00Z"/>
              <w:rFonts w:ascii="Arial" w:hAnsi="Arial" w:cs="Arial"/>
            </w:rPr>
          </w:rPrChange>
        </w:rPr>
        <w:pPrChange w:id="285" w:author="Rosli, Nur Nashriq Nadira" w:date="2020-04-07T09:47:00Z">
          <w:pPr/>
        </w:pPrChange>
      </w:pPr>
      <w:bookmarkStart w:id="286" w:name="_Toc84434180"/>
      <w:r w:rsidRPr="005C2466">
        <w:rPr>
          <w:rFonts w:ascii="Arial" w:hAnsi="Arial" w:cs="Arial"/>
          <w:sz w:val="22"/>
          <w:szCs w:val="22"/>
          <w:rPrChange w:id="287" w:author="Rosli, Nur Nashriq Nadira" w:date="2021-10-06T17:32:00Z">
            <w:rPr/>
          </w:rPrChange>
        </w:rPr>
        <w:lastRenderedPageBreak/>
        <w:t>Sample R</w:t>
      </w:r>
      <w:ins w:id="288" w:author="Arulthevan, Yuroshyini" w:date="2020-05-19T09:11:00Z">
        <w:r w:rsidR="00530319" w:rsidRPr="005C2466">
          <w:rPr>
            <w:rFonts w:ascii="Arial" w:hAnsi="Arial" w:cs="Arial"/>
            <w:sz w:val="22"/>
            <w:szCs w:val="22"/>
            <w:rPrChange w:id="289" w:author="Rosli, Nur Nashriq Nadira" w:date="2021-10-06T17:32:00Z">
              <w:rPr>
                <w:rFonts w:ascii="Arial" w:hAnsi="Arial" w:cs="Arial"/>
              </w:rPr>
            </w:rPrChange>
          </w:rPr>
          <w:t>E</w:t>
        </w:r>
      </w:ins>
      <w:del w:id="290" w:author="Arulthevan, Yuroshyini" w:date="2020-05-19T09:11:00Z">
        <w:r w:rsidRPr="005C2466" w:rsidDel="00530319">
          <w:rPr>
            <w:rFonts w:ascii="Arial" w:hAnsi="Arial" w:cs="Arial"/>
            <w:sz w:val="22"/>
            <w:szCs w:val="22"/>
            <w:rPrChange w:id="291" w:author="Rosli, Nur Nashriq Nadira" w:date="2021-10-06T17:32:00Z">
              <w:rPr/>
            </w:rPrChange>
          </w:rPr>
          <w:delText>e</w:delText>
        </w:r>
      </w:del>
      <w:r w:rsidRPr="005C2466">
        <w:rPr>
          <w:rFonts w:ascii="Arial" w:hAnsi="Arial" w:cs="Arial"/>
          <w:sz w:val="22"/>
          <w:szCs w:val="22"/>
          <w:rPrChange w:id="292" w:author="Rosli, Nur Nashriq Nadira" w:date="2021-10-06T17:32:00Z">
            <w:rPr/>
          </w:rPrChange>
        </w:rPr>
        <w:t>ST</w:t>
      </w:r>
      <w:r w:rsidR="00EC2B3F" w:rsidRPr="005C2466">
        <w:rPr>
          <w:rFonts w:ascii="Arial" w:hAnsi="Arial" w:cs="Arial"/>
          <w:sz w:val="22"/>
          <w:szCs w:val="22"/>
          <w:rPrChange w:id="293" w:author="Rosli, Nur Nashriq Nadira" w:date="2021-10-06T17:32:00Z">
            <w:rPr/>
          </w:rPrChange>
        </w:rPr>
        <w:t xml:space="preserve"> </w:t>
      </w:r>
      <w:r w:rsidRPr="005C2466">
        <w:rPr>
          <w:rFonts w:ascii="Arial" w:hAnsi="Arial" w:cs="Arial"/>
          <w:sz w:val="22"/>
          <w:szCs w:val="22"/>
          <w:rPrChange w:id="294" w:author="Rosli, Nur Nashriq Nadira" w:date="2021-10-06T17:32:00Z">
            <w:rPr/>
          </w:rPrChange>
        </w:rPr>
        <w:t>API</w:t>
      </w:r>
      <w:ins w:id="295" w:author="Arulthevan, Yuroshyini" w:date="2020-05-19T09:08:00Z">
        <w:r w:rsidR="00530319" w:rsidRPr="005C2466">
          <w:rPr>
            <w:rFonts w:ascii="Arial" w:hAnsi="Arial" w:cs="Arial"/>
            <w:sz w:val="22"/>
            <w:szCs w:val="22"/>
            <w:rPrChange w:id="296" w:author="Rosli, Nur Nashriq Nadira" w:date="2021-10-06T17:32:00Z">
              <w:rPr>
                <w:rFonts w:ascii="Arial" w:hAnsi="Arial" w:cs="Arial"/>
              </w:rPr>
            </w:rPrChange>
          </w:rPr>
          <w:t xml:space="preserve"> Requests</w:t>
        </w:r>
        <w:bookmarkEnd w:id="286"/>
      </w:ins>
    </w:p>
    <w:p w14:paraId="18F47DB0" w14:textId="77777777" w:rsidR="00530319" w:rsidRPr="005C2466" w:rsidRDefault="00530319">
      <w:pPr>
        <w:rPr>
          <w:ins w:id="297" w:author="Arulthevan, Yuroshyini" w:date="2020-05-19T09:08:00Z"/>
          <w:rFonts w:ascii="Arial" w:hAnsi="Arial" w:cs="Arial"/>
          <w:sz w:val="22"/>
          <w:szCs w:val="22"/>
          <w:rPrChange w:id="298" w:author="Rosli, Nur Nashriq Nadira" w:date="2021-10-06T17:32:00Z">
            <w:rPr>
              <w:ins w:id="299" w:author="Arulthevan, Yuroshyini" w:date="2020-05-19T09:08:00Z"/>
            </w:rPr>
          </w:rPrChange>
        </w:rPr>
      </w:pPr>
    </w:p>
    <w:p w14:paraId="203A61DD" w14:textId="5EAF7805" w:rsidR="00530319" w:rsidRPr="005C2466" w:rsidRDefault="00530319">
      <w:pPr>
        <w:rPr>
          <w:ins w:id="300" w:author="Rosli, Nur Nashriq Nadira" w:date="2020-04-06T11:13:00Z"/>
          <w:rFonts w:ascii="Arial" w:hAnsi="Arial" w:cs="Arial"/>
          <w:sz w:val="22"/>
          <w:szCs w:val="22"/>
          <w:rPrChange w:id="301" w:author="Rosli, Nur Nashriq Nadira" w:date="2021-10-06T17:32:00Z">
            <w:rPr>
              <w:ins w:id="302" w:author="Rosli, Nur Nashriq Nadira" w:date="2020-04-06T11:13:00Z"/>
            </w:rPr>
          </w:rPrChange>
        </w:rPr>
      </w:pPr>
      <w:ins w:id="303" w:author="Arulthevan, Yuroshyini" w:date="2020-05-19T09:08:00Z">
        <w:r w:rsidRPr="005C2466">
          <w:rPr>
            <w:rFonts w:ascii="Arial" w:hAnsi="Arial" w:cs="Arial"/>
            <w:b/>
            <w:sz w:val="22"/>
            <w:szCs w:val="22"/>
            <w:rPrChange w:id="304" w:author="Rosli, Nur Nashriq Nadira" w:date="2021-10-06T17:32:00Z">
              <w:rPr/>
            </w:rPrChange>
          </w:rPr>
          <w:t>Method</w:t>
        </w:r>
        <w:r w:rsidRPr="005C2466">
          <w:rPr>
            <w:rFonts w:ascii="Arial" w:hAnsi="Arial" w:cs="Arial"/>
            <w:sz w:val="22"/>
            <w:szCs w:val="22"/>
            <w:rPrChange w:id="305" w:author="Rosli, Nur Nashriq Nadira" w:date="2021-10-06T17:32:00Z">
              <w:rPr/>
            </w:rPrChange>
          </w:rPr>
          <w:t>: GET</w:t>
        </w:r>
      </w:ins>
    </w:p>
    <w:p w14:paraId="29317193" w14:textId="78E115FF" w:rsidR="001C5976" w:rsidRPr="005C2466" w:rsidRDefault="001C5976" w:rsidP="000E06D2">
      <w:pPr>
        <w:rPr>
          <w:ins w:id="306" w:author="Rosli, Nur Nashriq Nadira" w:date="2020-04-06T11:15:00Z"/>
          <w:rFonts w:ascii="Arial" w:hAnsi="Arial" w:cs="Arial"/>
          <w:b/>
          <w:sz w:val="22"/>
          <w:szCs w:val="22"/>
          <w:u w:val="single"/>
        </w:rPr>
      </w:pPr>
    </w:p>
    <w:p w14:paraId="0639F7B9" w14:textId="1B8839CC" w:rsidR="001C5976" w:rsidRPr="005C2466" w:rsidDel="001C5976" w:rsidRDefault="001C5976">
      <w:pPr>
        <w:rPr>
          <w:del w:id="307" w:author="Unknown"/>
          <w:rFonts w:ascii="Arial" w:hAnsi="Arial" w:cs="Arial"/>
          <w:b/>
          <w:sz w:val="22"/>
          <w:szCs w:val="22"/>
          <w:u w:val="single"/>
          <w:rPrChange w:id="308" w:author="Rosli, Nur Nashriq Nadira" w:date="2021-10-06T17:32:00Z">
            <w:rPr>
              <w:del w:id="309" w:author="Unknown"/>
              <w:rFonts w:ascii="Arial" w:hAnsi="Arial" w:cs="Arial"/>
              <w:sz w:val="22"/>
              <w:szCs w:val="22"/>
            </w:rPr>
          </w:rPrChange>
        </w:rPr>
      </w:pPr>
      <w:ins w:id="310" w:author="Rosli, Nur Nashriq Nadira" w:date="2020-04-06T11:16:00Z">
        <w:del w:id="311" w:author="Arulthevan, Yuroshyini" w:date="2020-05-19T09:10:00Z">
          <w:r w:rsidRPr="005C2466" w:rsidDel="00530319">
            <w:rPr>
              <w:rFonts w:ascii="Arial" w:hAnsi="Arial" w:cs="Arial"/>
              <w:b/>
              <w:sz w:val="22"/>
              <w:szCs w:val="22"/>
              <w:rPrChange w:id="312" w:author="Rosli, Nur Nashriq Nadira" w:date="2021-10-06T17:32:00Z">
                <w:rPr>
                  <w:rFonts w:ascii="Arial" w:hAnsi="Arial" w:cs="Arial"/>
                  <w:sz w:val="22"/>
                  <w:szCs w:val="22"/>
                </w:rPr>
              </w:rPrChange>
            </w:rPr>
            <w:delText>Resources API</w:delText>
          </w:r>
        </w:del>
      </w:ins>
      <w:ins w:id="313" w:author="Rosli, Nur Nashriq Nadira" w:date="2020-04-07T09:37:00Z">
        <w:del w:id="314" w:author="Arulthevan, Yuroshyini" w:date="2020-05-19T09:10:00Z">
          <w:r w:rsidR="007B6385" w:rsidRPr="005C2466" w:rsidDel="00530319">
            <w:rPr>
              <w:rFonts w:ascii="Arial" w:hAnsi="Arial" w:cs="Arial"/>
              <w:b/>
              <w:sz w:val="22"/>
              <w:szCs w:val="22"/>
              <w:rPrChange w:id="315" w:author="Rosli, Nur Nashriq Nadira" w:date="2021-10-06T17:32:00Z">
                <w:rPr/>
              </w:rPrChange>
            </w:rPr>
            <w:delText xml:space="preserve"> </w:delText>
          </w:r>
        </w:del>
      </w:ins>
      <w:ins w:id="316" w:author="Arulthevan, Yuroshyini" w:date="2020-05-19T09:10:00Z">
        <w:r w:rsidR="00530319" w:rsidRPr="005C2466">
          <w:rPr>
            <w:rFonts w:ascii="Arial" w:hAnsi="Arial" w:cs="Arial"/>
            <w:b/>
            <w:sz w:val="22"/>
            <w:szCs w:val="22"/>
            <w:rPrChange w:id="317" w:author="Rosli, Nur Nashriq Nadira" w:date="2021-10-06T17:32:00Z">
              <w:rPr/>
            </w:rPrChange>
          </w:rPr>
          <w:t>Resources API</w:t>
        </w:r>
      </w:ins>
    </w:p>
    <w:p w14:paraId="0F6FCFE6" w14:textId="3C5DFAD2" w:rsidR="001C5976" w:rsidRPr="005C2466" w:rsidRDefault="001C5976">
      <w:pPr>
        <w:rPr>
          <w:ins w:id="318" w:author="Rosli, Nur Nashriq Nadira" w:date="2020-04-06T11:18:00Z"/>
          <w:rFonts w:ascii="Arial" w:hAnsi="Arial" w:cs="Arial"/>
          <w:sz w:val="22"/>
          <w:szCs w:val="22"/>
          <w:u w:val="single"/>
          <w:rPrChange w:id="319" w:author="Rosli, Nur Nashriq Nadira" w:date="2021-10-06T17:32:00Z">
            <w:rPr>
              <w:ins w:id="320" w:author="Rosli, Nur Nashriq Nadira" w:date="2020-04-06T11:18:00Z"/>
            </w:rPr>
          </w:rPrChange>
        </w:rPr>
      </w:pPr>
    </w:p>
    <w:p w14:paraId="471B8065" w14:textId="1A604191" w:rsidR="008F760B" w:rsidRPr="005C2466" w:rsidRDefault="008F760B">
      <w:pPr>
        <w:rPr>
          <w:ins w:id="321" w:author="Rosli, Nur Nashriq Nadira" w:date="2020-04-06T12:47:00Z"/>
          <w:rFonts w:ascii="Arial" w:hAnsi="Arial" w:cs="Arial"/>
          <w:sz w:val="22"/>
          <w:szCs w:val="22"/>
        </w:rPr>
      </w:pPr>
    </w:p>
    <w:p w14:paraId="3171DC01" w14:textId="4578CAB4" w:rsidR="008F760B" w:rsidRPr="005C2466" w:rsidDel="00530319" w:rsidRDefault="009538F8">
      <w:pPr>
        <w:rPr>
          <w:ins w:id="322" w:author="Rosli, Nur Nashriq Nadira" w:date="2020-04-06T16:17:00Z"/>
          <w:del w:id="323" w:author="Arulthevan, Yuroshyini" w:date="2020-05-19T09:13:00Z"/>
          <w:rFonts w:ascii="Arial" w:hAnsi="Arial" w:cs="Arial"/>
          <w:sz w:val="20"/>
          <w:szCs w:val="22"/>
          <w:rPrChange w:id="324" w:author="Rosli, Nur Nashriq Nadira" w:date="2021-10-06T17:32:00Z">
            <w:rPr>
              <w:ins w:id="325" w:author="Rosli, Nur Nashriq Nadira" w:date="2020-04-06T16:17:00Z"/>
              <w:del w:id="326" w:author="Arulthevan, Yuroshyini" w:date="2020-05-19T09:13:00Z"/>
              <w:rFonts w:ascii="Arial" w:hAnsi="Arial" w:cs="Arial"/>
              <w:sz w:val="22"/>
              <w:szCs w:val="22"/>
            </w:rPr>
          </w:rPrChange>
        </w:rPr>
      </w:pPr>
      <w:r w:rsidRPr="005C2466">
        <w:rPr>
          <w:rFonts w:ascii="Arial" w:hAnsi="Arial" w:cs="Arial"/>
          <w:sz w:val="20"/>
          <w:szCs w:val="22"/>
          <w:rPrChange w:id="327" w:author="Rosli, Nur Nashriq Nadira" w:date="2021-10-06T17:32:00Z">
            <w:rPr>
              <w:rFonts w:ascii="Arial" w:hAnsi="Arial" w:cs="Arial"/>
              <w:sz w:val="22"/>
              <w:szCs w:val="22"/>
            </w:rPr>
          </w:rPrChange>
        </w:rPr>
        <w:t xml:space="preserve">Retrieve the </w:t>
      </w:r>
      <w:ins w:id="328" w:author="Rosli, Nur Nashriq Nadira" w:date="2020-04-07T09:29:00Z">
        <w:r w:rsidR="001D24C3" w:rsidRPr="005C2466">
          <w:rPr>
            <w:rFonts w:ascii="Arial" w:hAnsi="Arial" w:cs="Arial"/>
            <w:sz w:val="20"/>
            <w:szCs w:val="22"/>
            <w:rPrChange w:id="329" w:author="Rosli, Nur Nashriq Nadira" w:date="2021-10-06T17:32:00Z">
              <w:rPr>
                <w:rFonts w:ascii="Arial" w:hAnsi="Arial" w:cs="Arial"/>
                <w:sz w:val="22"/>
                <w:szCs w:val="22"/>
              </w:rPr>
            </w:rPrChange>
          </w:rPr>
          <w:t>tree</w:t>
        </w:r>
      </w:ins>
      <w:ins w:id="330" w:author="Rosli, Nur Nashriq Nadira" w:date="2020-04-06T12:43:00Z">
        <w:r w:rsidR="008F760B" w:rsidRPr="005C2466">
          <w:rPr>
            <w:rFonts w:ascii="Arial" w:hAnsi="Arial" w:cs="Arial"/>
            <w:sz w:val="20"/>
            <w:szCs w:val="22"/>
            <w:rPrChange w:id="331" w:author="Rosli, Nur Nashriq Nadira" w:date="2021-10-06T17:32:00Z">
              <w:rPr>
                <w:rFonts w:ascii="Arial" w:hAnsi="Arial" w:cs="Arial"/>
                <w:sz w:val="22"/>
                <w:szCs w:val="22"/>
              </w:rPr>
            </w:rPrChange>
          </w:rPr>
          <w:t xml:space="preserve"> of </w:t>
        </w:r>
      </w:ins>
      <w:r w:rsidRPr="005C2466">
        <w:rPr>
          <w:rFonts w:ascii="Arial" w:hAnsi="Arial" w:cs="Arial"/>
          <w:sz w:val="20"/>
          <w:szCs w:val="22"/>
          <w:rPrChange w:id="332" w:author="Rosli, Nur Nashriq Nadira" w:date="2021-10-06T17:32:00Z">
            <w:rPr>
              <w:rFonts w:ascii="Arial" w:hAnsi="Arial" w:cs="Arial"/>
              <w:sz w:val="22"/>
              <w:szCs w:val="22"/>
            </w:rPr>
          </w:rPrChange>
        </w:rPr>
        <w:t>resource</w:t>
      </w:r>
      <w:ins w:id="333" w:author="Rosli, Nur Nashriq Nadira" w:date="2020-04-06T13:59:00Z">
        <w:r w:rsidR="00D94B3B" w:rsidRPr="005C2466">
          <w:rPr>
            <w:rFonts w:ascii="Arial" w:hAnsi="Arial" w:cs="Arial"/>
            <w:sz w:val="20"/>
            <w:szCs w:val="22"/>
            <w:rPrChange w:id="334" w:author="Rosli, Nur Nashriq Nadira" w:date="2021-10-06T17:32:00Z">
              <w:rPr>
                <w:rFonts w:ascii="Arial" w:hAnsi="Arial" w:cs="Arial"/>
                <w:sz w:val="22"/>
                <w:szCs w:val="22"/>
              </w:rPr>
            </w:rPrChange>
          </w:rPr>
          <w:t>s</w:t>
        </w:r>
      </w:ins>
      <w:ins w:id="335" w:author="Rosli, Nur Nashriq Nadira" w:date="2020-04-06T16:38:00Z">
        <w:r w:rsidR="00442DEB" w:rsidRPr="005C2466">
          <w:rPr>
            <w:rFonts w:ascii="Arial" w:hAnsi="Arial" w:cs="Arial"/>
            <w:sz w:val="20"/>
            <w:szCs w:val="22"/>
            <w:rPrChange w:id="336" w:author="Rosli, Nur Nashriq Nadira" w:date="2021-10-06T17:32:00Z">
              <w:rPr>
                <w:rFonts w:ascii="Arial" w:hAnsi="Arial" w:cs="Arial"/>
                <w:sz w:val="22"/>
                <w:szCs w:val="22"/>
              </w:rPr>
            </w:rPrChange>
          </w:rPr>
          <w:t xml:space="preserve"> </w:t>
        </w:r>
      </w:ins>
      <w:ins w:id="337" w:author="Rosli, Nur Nashriq Nadira" w:date="2020-04-06T16:54:00Z">
        <w:r w:rsidR="001F0A9E" w:rsidRPr="005C2466">
          <w:rPr>
            <w:rFonts w:ascii="Arial" w:hAnsi="Arial" w:cs="Arial"/>
            <w:sz w:val="20"/>
            <w:szCs w:val="22"/>
            <w:rPrChange w:id="338" w:author="Rosli, Nur Nashriq Nadira" w:date="2021-10-06T17:32:00Z">
              <w:rPr>
                <w:rFonts w:ascii="Arial" w:hAnsi="Arial" w:cs="Arial"/>
                <w:sz w:val="22"/>
                <w:szCs w:val="22"/>
              </w:rPr>
            </w:rPrChange>
          </w:rPr>
          <w:t>of</w:t>
        </w:r>
      </w:ins>
      <w:ins w:id="339" w:author="Rosli, Nur Nashriq Nadira" w:date="2020-04-06T16:39:00Z">
        <w:r w:rsidR="00442DEB" w:rsidRPr="005C2466">
          <w:rPr>
            <w:rFonts w:ascii="Arial" w:hAnsi="Arial" w:cs="Arial"/>
            <w:sz w:val="20"/>
            <w:szCs w:val="22"/>
            <w:rPrChange w:id="340" w:author="Rosli, Nur Nashriq Nadira" w:date="2021-10-06T17:32:00Z">
              <w:rPr>
                <w:rFonts w:ascii="Arial" w:hAnsi="Arial" w:cs="Arial"/>
                <w:sz w:val="22"/>
                <w:szCs w:val="22"/>
              </w:rPr>
            </w:rPrChange>
          </w:rPr>
          <w:t xml:space="preserve"> a</w:t>
        </w:r>
      </w:ins>
      <w:ins w:id="341" w:author="Rosli, Nur Nashriq Nadira" w:date="2020-04-06T16:40:00Z">
        <w:r w:rsidR="00442DEB" w:rsidRPr="005C2466">
          <w:rPr>
            <w:rFonts w:ascii="Arial" w:hAnsi="Arial" w:cs="Arial"/>
            <w:sz w:val="20"/>
            <w:szCs w:val="22"/>
            <w:rPrChange w:id="342" w:author="Rosli, Nur Nashriq Nadira" w:date="2021-10-06T17:32:00Z">
              <w:rPr>
                <w:rFonts w:ascii="Arial" w:hAnsi="Arial" w:cs="Arial"/>
                <w:sz w:val="22"/>
                <w:szCs w:val="22"/>
              </w:rPr>
            </w:rPrChange>
          </w:rPr>
          <w:t xml:space="preserve"> </w:t>
        </w:r>
      </w:ins>
      <w:ins w:id="343" w:author="Rosli, Nur Nashriq Nadira" w:date="2020-04-06T16:38:00Z">
        <w:r w:rsidR="00442DEB" w:rsidRPr="005C2466">
          <w:rPr>
            <w:rFonts w:ascii="Arial" w:hAnsi="Arial" w:cs="Arial"/>
            <w:sz w:val="20"/>
            <w:szCs w:val="22"/>
            <w:rPrChange w:id="344" w:author="Rosli, Nur Nashriq Nadira" w:date="2021-10-06T17:32:00Z">
              <w:rPr>
                <w:rFonts w:ascii="Arial" w:hAnsi="Arial" w:cs="Arial"/>
                <w:sz w:val="22"/>
                <w:szCs w:val="22"/>
              </w:rPr>
            </w:rPrChange>
          </w:rPr>
          <w:t>node</w:t>
        </w:r>
      </w:ins>
      <w:ins w:id="345" w:author="Rosli, Nur Nashriq Nadira" w:date="2020-04-06T12:59:00Z">
        <w:del w:id="346" w:author="Arulthevan, Yuroshyini" w:date="2020-05-19T09:13:00Z">
          <w:r w:rsidR="004E6E2D" w:rsidRPr="005C2466" w:rsidDel="00530319">
            <w:rPr>
              <w:rFonts w:ascii="Arial" w:hAnsi="Arial" w:cs="Arial"/>
              <w:sz w:val="20"/>
              <w:szCs w:val="22"/>
              <w:rPrChange w:id="347" w:author="Rosli, Nur Nashriq Nadira" w:date="2021-10-06T17:32:00Z">
                <w:rPr>
                  <w:rFonts w:ascii="Arial" w:hAnsi="Arial" w:cs="Arial"/>
                  <w:sz w:val="22"/>
                  <w:szCs w:val="22"/>
                </w:rPr>
              </w:rPrChange>
            </w:rPr>
            <w:delText xml:space="preserve"> </w:delText>
          </w:r>
        </w:del>
      </w:ins>
      <w:del w:id="348" w:author="Rosli, Nur Nashriq Nadira" w:date="2020-04-06T12:59:00Z">
        <w:r w:rsidRPr="005C2466" w:rsidDel="004E6E2D">
          <w:rPr>
            <w:rFonts w:ascii="Arial" w:hAnsi="Arial" w:cs="Arial"/>
            <w:sz w:val="20"/>
            <w:szCs w:val="22"/>
            <w:rPrChange w:id="349" w:author="Rosli, Nur Nashriq Nadira" w:date="2021-10-06T17:32:00Z">
              <w:rPr>
                <w:rFonts w:ascii="Arial" w:hAnsi="Arial" w:cs="Arial"/>
                <w:sz w:val="22"/>
                <w:szCs w:val="22"/>
              </w:rPr>
            </w:rPrChange>
          </w:rPr>
          <w:delText xml:space="preserve">s </w:delText>
        </w:r>
      </w:del>
    </w:p>
    <w:p w14:paraId="06F3C879" w14:textId="77777777" w:rsidR="00991DA9" w:rsidRPr="005C2466" w:rsidRDefault="00991DA9" w:rsidP="001C3AD5">
      <w:pPr>
        <w:rPr>
          <w:ins w:id="350" w:author="Rosli, Nur Nashriq Nadira" w:date="2020-04-08T14:14:00Z"/>
          <w:rFonts w:ascii="Arial" w:hAnsi="Arial" w:cs="Arial"/>
          <w:sz w:val="20"/>
          <w:szCs w:val="22"/>
          <w:rPrChange w:id="351" w:author="Rosli, Nur Nashriq Nadira" w:date="2021-10-06T17:32:00Z">
            <w:rPr>
              <w:ins w:id="352" w:author="Rosli, Nur Nashriq Nadira" w:date="2020-04-08T14:14:00Z"/>
              <w:rFonts w:ascii="Arial" w:hAnsi="Arial" w:cs="Arial"/>
              <w:sz w:val="22"/>
              <w:szCs w:val="22"/>
            </w:rPr>
          </w:rPrChange>
        </w:rPr>
      </w:pPr>
      <w:ins w:id="353" w:author="Rosli, Nur Nashriq Nadira" w:date="2020-04-08T14:14:00Z">
        <w:del w:id="354" w:author="Arulthevan, Yuroshyini" w:date="2020-05-19T09:13:00Z">
          <w:r w:rsidRPr="005C2466" w:rsidDel="00530319">
            <w:rPr>
              <w:rFonts w:ascii="Arial" w:hAnsi="Arial" w:cs="Arial"/>
              <w:sz w:val="20"/>
              <w:szCs w:val="22"/>
              <w:rPrChange w:id="355" w:author="Rosli, Nur Nashriq Nadira" w:date="2021-10-06T17:32:00Z">
                <w:rPr>
                  <w:rFonts w:ascii="Arial" w:hAnsi="Arial" w:cs="Arial"/>
                  <w:sz w:val="22"/>
                  <w:szCs w:val="22"/>
                </w:rPr>
              </w:rPrChange>
            </w:rPr>
            <w:delText xml:space="preserve">e.g. </w:delText>
          </w:r>
        </w:del>
      </w:ins>
    </w:p>
    <w:p w14:paraId="36D52AF8" w14:textId="604C7416" w:rsidR="001C3AD5" w:rsidRPr="005C2466" w:rsidRDefault="00530319" w:rsidP="001C3AD5">
      <w:pPr>
        <w:rPr>
          <w:ins w:id="356" w:author="Rosli, Nur Nashriq Nadira" w:date="2020-04-06T16:17:00Z"/>
          <w:rFonts w:ascii="Arial" w:hAnsi="Arial" w:cs="Arial"/>
          <w:b/>
          <w:sz w:val="20"/>
          <w:szCs w:val="22"/>
          <w:rPrChange w:id="357" w:author="Rosli, Nur Nashriq Nadira" w:date="2021-10-06T17:32:00Z">
            <w:rPr>
              <w:ins w:id="358" w:author="Rosli, Nur Nashriq Nadira" w:date="2020-04-06T16:17:00Z"/>
              <w:rFonts w:ascii="Arial" w:hAnsi="Arial" w:cs="Arial"/>
              <w:b/>
              <w:sz w:val="22"/>
              <w:szCs w:val="22"/>
            </w:rPr>
          </w:rPrChange>
        </w:rPr>
      </w:pPr>
      <w:ins w:id="359" w:author="Arulthevan, Yuroshyini" w:date="2020-05-19T09:13:00Z">
        <w:r w:rsidRPr="005C2466">
          <w:rPr>
            <w:rFonts w:ascii="Arial" w:hAnsi="Arial" w:cs="Arial"/>
            <w:sz w:val="20"/>
            <w:szCs w:val="22"/>
            <w:rPrChange w:id="360" w:author="Rosli, Nur Nashriq Nadira" w:date="2021-10-06T17:32:00Z">
              <w:rPr>
                <w:rFonts w:ascii="Arial" w:hAnsi="Arial" w:cs="Arial"/>
                <w:sz w:val="22"/>
                <w:szCs w:val="22"/>
              </w:rPr>
            </w:rPrChange>
          </w:rPr>
          <w:t xml:space="preserve">Example: </w:t>
        </w:r>
      </w:ins>
      <w:ins w:id="361" w:author="Rosli, Nur Nashriq Nadira" w:date="2020-04-07T09:23:00Z">
        <w:r w:rsidR="001D24C3" w:rsidRPr="005C2466">
          <w:rPr>
            <w:rFonts w:ascii="Arial" w:hAnsi="Arial" w:cs="Arial"/>
            <w:sz w:val="20"/>
            <w:szCs w:val="22"/>
            <w:rPrChange w:id="362" w:author="Rosli, Nur Nashriq Nadira" w:date="2021-10-06T17:32:00Z">
              <w:rPr>
                <w:rFonts w:ascii="Arial" w:hAnsi="Arial" w:cs="Arial"/>
                <w:sz w:val="22"/>
                <w:szCs w:val="22"/>
              </w:rPr>
            </w:rPrChange>
          </w:rPr>
          <w:t xml:space="preserve">Cisco </w:t>
        </w:r>
      </w:ins>
      <w:ins w:id="363" w:author="Rosli, Nur Nashriq Nadira" w:date="2020-04-06T16:17:00Z">
        <w:r w:rsidR="001C3AD5" w:rsidRPr="005C2466">
          <w:rPr>
            <w:rFonts w:ascii="Arial" w:hAnsi="Arial" w:cs="Arial"/>
            <w:sz w:val="20"/>
            <w:szCs w:val="22"/>
            <w:rPrChange w:id="364" w:author="Rosli, Nur Nashriq Nadira" w:date="2021-10-06T17:32:00Z">
              <w:rPr>
                <w:rFonts w:ascii="Arial" w:hAnsi="Arial" w:cs="Arial"/>
                <w:sz w:val="22"/>
                <w:szCs w:val="22"/>
              </w:rPr>
            </w:rPrChange>
          </w:rPr>
          <w:t xml:space="preserve">node </w:t>
        </w:r>
        <w:r w:rsidR="001C3AD5" w:rsidRPr="005C2466">
          <w:rPr>
            <w:rFonts w:ascii="Arial" w:hAnsi="Arial" w:cs="Arial"/>
            <w:b/>
            <w:sz w:val="20"/>
            <w:szCs w:val="22"/>
            <w:rPrChange w:id="365" w:author="Rosli, Nur Nashriq Nadira" w:date="2021-10-06T17:32:00Z">
              <w:rPr>
                <w:rFonts w:ascii="Arial" w:hAnsi="Arial" w:cs="Arial"/>
                <w:b/>
                <w:sz w:val="22"/>
                <w:szCs w:val="22"/>
              </w:rPr>
            </w:rPrChange>
          </w:rPr>
          <w:t xml:space="preserve">USDID-SECVSC001 </w:t>
        </w:r>
        <w:r w:rsidR="001C3AD5" w:rsidRPr="005C2466">
          <w:rPr>
            <w:rFonts w:ascii="Arial" w:hAnsi="Arial" w:cs="Arial"/>
            <w:sz w:val="20"/>
            <w:szCs w:val="22"/>
            <w:rPrChange w:id="366" w:author="Rosli, Nur Nashriq Nadira" w:date="2021-10-06T17:32:00Z">
              <w:rPr>
                <w:rFonts w:ascii="Arial" w:hAnsi="Arial" w:cs="Arial"/>
                <w:sz w:val="22"/>
                <w:szCs w:val="22"/>
              </w:rPr>
            </w:rPrChange>
          </w:rPr>
          <w:t xml:space="preserve">in requisition </w:t>
        </w:r>
        <w:r w:rsidR="001C3AD5" w:rsidRPr="005C2466">
          <w:rPr>
            <w:rFonts w:ascii="Arial" w:hAnsi="Arial" w:cs="Arial"/>
            <w:b/>
            <w:sz w:val="20"/>
            <w:szCs w:val="22"/>
            <w:rPrChange w:id="367" w:author="Rosli, Nur Nashriq Nadira" w:date="2021-10-06T17:32:00Z">
              <w:rPr>
                <w:rFonts w:ascii="Arial" w:hAnsi="Arial" w:cs="Arial"/>
                <w:b/>
                <w:sz w:val="22"/>
                <w:szCs w:val="22"/>
              </w:rPr>
            </w:rPrChange>
          </w:rPr>
          <w:t>DID</w:t>
        </w:r>
      </w:ins>
    </w:p>
    <w:p w14:paraId="79C01C02" w14:textId="77777777" w:rsidR="001C3AD5" w:rsidRPr="005C2466" w:rsidRDefault="001C3AD5">
      <w:pPr>
        <w:rPr>
          <w:ins w:id="368" w:author="Rosli, Nur Nashriq Nadira" w:date="2020-04-06T12:49:00Z"/>
          <w:rFonts w:ascii="Arial" w:hAnsi="Arial" w:cs="Arial"/>
          <w:sz w:val="20"/>
          <w:szCs w:val="22"/>
          <w:rPrChange w:id="369" w:author="Rosli, Nur Nashriq Nadira" w:date="2021-10-06T17:32:00Z">
            <w:rPr>
              <w:ins w:id="370" w:author="Rosli, Nur Nashriq Nadira" w:date="2020-04-06T12:49:00Z"/>
              <w:rFonts w:ascii="Arial" w:hAnsi="Arial" w:cs="Arial"/>
              <w:sz w:val="22"/>
              <w:szCs w:val="22"/>
            </w:rPr>
          </w:rPrChange>
        </w:rPr>
      </w:pPr>
    </w:p>
    <w:p w14:paraId="6080B1A2" w14:textId="506C39BF" w:rsidR="001D24C3" w:rsidRPr="005C2466" w:rsidRDefault="00A03E7B" w:rsidP="00D94B3B">
      <w:pPr>
        <w:rPr>
          <w:ins w:id="371" w:author="Rosli, Nur Nashriq Nadira" w:date="2020-04-07T09:27:00Z"/>
          <w:rFonts w:ascii="Arial" w:hAnsi="Arial" w:cs="Arial"/>
          <w:sz w:val="20"/>
          <w:szCs w:val="22"/>
          <w:rPrChange w:id="372" w:author="Rosli, Nur Nashriq Nadira" w:date="2021-10-06T17:32:00Z">
            <w:rPr>
              <w:ins w:id="373" w:author="Rosli, Nur Nashriq Nadira" w:date="2020-04-07T09:27:00Z"/>
              <w:rFonts w:ascii="Arial" w:hAnsi="Arial" w:cs="Arial"/>
              <w:sz w:val="22"/>
              <w:szCs w:val="22"/>
            </w:rPr>
          </w:rPrChange>
        </w:rPr>
      </w:pPr>
      <w:ins w:id="374" w:author="Vijendren, Raveen" w:date="2021-09-02T08:52:00Z">
        <w:r w:rsidRPr="005C2466">
          <w:rPr>
            <w:rFonts w:ascii="Arial" w:hAnsi="Arial" w:cs="Arial"/>
            <w:sz w:val="20"/>
            <w:szCs w:val="22"/>
            <w:rPrChange w:id="375" w:author="Rosli, Nur Nashriq Nadira" w:date="2021-10-06T17:32:00Z">
              <w:rPr>
                <w:rFonts w:ascii="Arial" w:hAnsi="Arial" w:cs="Arial"/>
                <w:sz w:val="22"/>
                <w:szCs w:val="22"/>
              </w:rPr>
            </w:rPrChange>
          </w:rPr>
          <w:fldChar w:fldCharType="begin"/>
        </w:r>
        <w:r w:rsidRPr="005C2466">
          <w:rPr>
            <w:rFonts w:ascii="Arial" w:hAnsi="Arial" w:cs="Arial"/>
            <w:sz w:val="20"/>
            <w:szCs w:val="22"/>
            <w:rPrChange w:id="376" w:author="Rosli, Nur Nashriq Nadira" w:date="2021-10-06T17:32:00Z">
              <w:rPr>
                <w:rFonts w:ascii="Arial" w:hAnsi="Arial" w:cs="Arial"/>
                <w:sz w:val="22"/>
                <w:szCs w:val="22"/>
              </w:rPr>
            </w:rPrChange>
          </w:rPr>
          <w:instrText xml:space="preserve"> HYPERLINK "</w:instrText>
        </w:r>
      </w:ins>
      <w:ins w:id="377" w:author="Rosli, Nur Nashriq Nadira" w:date="2020-04-06T14:10:00Z">
        <w:r w:rsidRPr="005C2466">
          <w:rPr>
            <w:rFonts w:ascii="Arial" w:hAnsi="Arial" w:cs="Arial"/>
            <w:sz w:val="20"/>
            <w:szCs w:val="22"/>
            <w:rPrChange w:id="378" w:author="Rosli, Nur Nashriq Nadira" w:date="2021-10-06T17:32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instrText>https://</w:instrText>
        </w:r>
      </w:ins>
      <w:ins w:id="379" w:author="Vijendren, Raveen" w:date="2021-08-26T09:25:00Z">
        <w:r w:rsidRPr="005C2466">
          <w:rPr>
            <w:rFonts w:ascii="Arial" w:hAnsi="Arial" w:cs="Arial"/>
            <w:sz w:val="20"/>
            <w:szCs w:val="22"/>
            <w:rPrChange w:id="380" w:author="Rosli, Nur Nashriq Nadira" w:date="2021-10-06T17:32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instrText>onmsapi.ups.xom.com</w:instrText>
        </w:r>
      </w:ins>
      <w:ins w:id="381" w:author="Rosli, Nur Nashriq Nadira" w:date="2020-04-06T14:10:00Z">
        <w:r w:rsidRPr="005C2466">
          <w:rPr>
            <w:rFonts w:ascii="Arial" w:hAnsi="Arial" w:cs="Arial"/>
            <w:sz w:val="20"/>
            <w:szCs w:val="22"/>
            <w:rPrChange w:id="382" w:author="Rosli, Nur Nashriq Nadira" w:date="2021-10-06T17:32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instrText>/</w:instrText>
        </w:r>
      </w:ins>
      <w:ins w:id="383" w:author="Vijendren, Raveen" w:date="2021-09-02T08:52:00Z">
        <w:r w:rsidRPr="005C2466">
          <w:rPr>
            <w:rFonts w:ascii="Arial" w:hAnsi="Arial" w:cs="Arial"/>
            <w:sz w:val="20"/>
            <w:szCs w:val="22"/>
            <w:rPrChange w:id="384" w:author="Rosli, Nur Nashriq Nadira" w:date="2021-10-06T17:32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instrText>opennms/</w:instrText>
        </w:r>
      </w:ins>
      <w:ins w:id="385" w:author="Rosli, Nur Nashriq Nadira" w:date="2020-04-06T14:10:00Z">
        <w:r w:rsidRPr="005C2466">
          <w:rPr>
            <w:rFonts w:ascii="Arial" w:hAnsi="Arial" w:cs="Arial"/>
            <w:sz w:val="20"/>
            <w:szCs w:val="22"/>
            <w:rPrChange w:id="386" w:author="Rosli, Nur Nashriq Nadira" w:date="2021-10-06T17:32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instrText>rest/resources/node%5B</w:instrText>
        </w:r>
        <w:r w:rsidRPr="005C2466">
          <w:rPr>
            <w:rFonts w:ascii="Arial" w:hAnsi="Arial" w:cs="Arial"/>
            <w:b/>
            <w:sz w:val="20"/>
            <w:szCs w:val="22"/>
            <w:rPrChange w:id="387" w:author="Rosli, Nur Nashriq Nadira" w:date="2021-10-06T17:32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instrText>DID:USDID-SECVSC001</w:instrText>
        </w:r>
        <w:r w:rsidRPr="005C2466">
          <w:rPr>
            <w:rFonts w:ascii="Arial" w:hAnsi="Arial" w:cs="Arial"/>
            <w:sz w:val="20"/>
            <w:szCs w:val="22"/>
            <w:rPrChange w:id="388" w:author="Rosli, Nur Nashriq Nadira" w:date="2021-10-06T17:32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instrText>%5D</w:instrText>
        </w:r>
      </w:ins>
      <w:ins w:id="389" w:author="Vijendren, Raveen" w:date="2021-09-02T08:52:00Z">
        <w:r w:rsidRPr="005C2466">
          <w:rPr>
            <w:rFonts w:ascii="Arial" w:hAnsi="Arial" w:cs="Arial"/>
            <w:sz w:val="20"/>
            <w:szCs w:val="22"/>
            <w:rPrChange w:id="390" w:author="Rosli, Nur Nashriq Nadira" w:date="2021-10-06T17:32:00Z">
              <w:rPr>
                <w:rFonts w:ascii="Arial" w:hAnsi="Arial" w:cs="Arial"/>
                <w:sz w:val="22"/>
                <w:szCs w:val="22"/>
              </w:rPr>
            </w:rPrChange>
          </w:rPr>
          <w:instrText xml:space="preserve">" </w:instrText>
        </w:r>
        <w:r w:rsidRPr="005C2466">
          <w:rPr>
            <w:rFonts w:ascii="Arial" w:hAnsi="Arial" w:cs="Arial"/>
            <w:sz w:val="20"/>
            <w:szCs w:val="22"/>
            <w:rPrChange w:id="391" w:author="Rosli, Nur Nashriq Nadira" w:date="2021-10-06T17:32:00Z">
              <w:rPr>
                <w:rFonts w:ascii="Arial" w:hAnsi="Arial" w:cs="Arial"/>
                <w:sz w:val="22"/>
                <w:szCs w:val="22"/>
              </w:rPr>
            </w:rPrChange>
          </w:rPr>
          <w:fldChar w:fldCharType="separate"/>
        </w:r>
      </w:ins>
      <w:ins w:id="392" w:author="Rosli, Nur Nashriq Nadira" w:date="2020-04-06T14:10:00Z">
        <w:r w:rsidRPr="005C2466">
          <w:rPr>
            <w:rStyle w:val="Hyperlink"/>
            <w:rFonts w:ascii="Arial" w:hAnsi="Arial" w:cs="Arial"/>
            <w:sz w:val="20"/>
            <w:szCs w:val="22"/>
            <w:rPrChange w:id="393" w:author="Rosli, Nur Nashriq Nadira" w:date="2021-10-06T17:32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t>https://</w:t>
        </w:r>
        <w:del w:id="394" w:author="Vijendren, Raveen" w:date="2021-08-26T09:25:00Z">
          <w:r w:rsidRPr="005C2466" w:rsidDel="000913B6">
            <w:rPr>
              <w:rStyle w:val="Hyperlink"/>
              <w:rFonts w:ascii="Arial" w:hAnsi="Arial" w:cs="Arial"/>
              <w:sz w:val="20"/>
              <w:szCs w:val="22"/>
              <w:rPrChange w:id="395" w:author="Rosli, Nur Nashriq Nadira" w:date="2021-10-06T17:32:00Z">
                <w:rPr>
                  <w:rStyle w:val="Hyperlink"/>
                  <w:rFonts w:ascii="Arial" w:hAnsi="Arial" w:cs="Arial"/>
                  <w:sz w:val="22"/>
                  <w:szCs w:val="22"/>
                </w:rPr>
              </w:rPrChange>
            </w:rPr>
            <w:delText>onms.ups.xom.com/opennms</w:delText>
          </w:r>
        </w:del>
      </w:ins>
      <w:ins w:id="396" w:author="Rosli, Nur Nashriq Nadira" w:date="2020-04-07T17:55:00Z">
        <w:del w:id="397" w:author="Vijendren, Raveen" w:date="2021-08-26T09:25:00Z">
          <w:r w:rsidRPr="005C2466" w:rsidDel="000913B6">
            <w:rPr>
              <w:rStyle w:val="Hyperlink"/>
              <w:rFonts w:ascii="Arial" w:hAnsi="Arial" w:cs="Arial"/>
              <w:sz w:val="20"/>
              <w:szCs w:val="22"/>
              <w:rPrChange w:id="398" w:author="Rosli, Nur Nashriq Nadira" w:date="2021-10-06T17:32:00Z">
                <w:rPr>
                  <w:rStyle w:val="Hyperlink"/>
                  <w:rFonts w:ascii="Arial" w:hAnsi="Arial" w:cs="Arial"/>
                  <w:sz w:val="22"/>
                  <w:szCs w:val="22"/>
                </w:rPr>
              </w:rPrChange>
            </w:rPr>
            <w:delText>api</w:delText>
          </w:r>
        </w:del>
      </w:ins>
      <w:ins w:id="399" w:author="Vijendren, Raveen" w:date="2021-08-26T09:25:00Z">
        <w:r w:rsidRPr="005C2466">
          <w:rPr>
            <w:rStyle w:val="Hyperlink"/>
            <w:rFonts w:ascii="Arial" w:hAnsi="Arial" w:cs="Arial"/>
            <w:sz w:val="20"/>
            <w:szCs w:val="22"/>
            <w:rPrChange w:id="400" w:author="Rosli, Nur Nashriq Nadira" w:date="2021-10-06T17:32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t>onmsapi.ups.xom.com</w:t>
        </w:r>
      </w:ins>
      <w:ins w:id="401" w:author="Rosli, Nur Nashriq Nadira" w:date="2020-04-06T14:10:00Z">
        <w:r w:rsidRPr="005C2466">
          <w:rPr>
            <w:rStyle w:val="Hyperlink"/>
            <w:rFonts w:ascii="Arial" w:hAnsi="Arial" w:cs="Arial"/>
            <w:sz w:val="20"/>
            <w:szCs w:val="22"/>
            <w:rPrChange w:id="402" w:author="Rosli, Nur Nashriq Nadira" w:date="2021-10-06T17:32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t>/</w:t>
        </w:r>
      </w:ins>
      <w:ins w:id="403" w:author="Vijendren, Raveen" w:date="2021-09-02T08:52:00Z">
        <w:r w:rsidRPr="005C2466">
          <w:rPr>
            <w:rStyle w:val="Hyperlink"/>
            <w:rFonts w:ascii="Arial" w:hAnsi="Arial" w:cs="Arial"/>
            <w:sz w:val="20"/>
            <w:szCs w:val="22"/>
            <w:rPrChange w:id="404" w:author="Rosli, Nur Nashriq Nadira" w:date="2021-10-06T17:32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t>opennms/</w:t>
        </w:r>
      </w:ins>
      <w:ins w:id="405" w:author="Rosli, Nur Nashriq Nadira" w:date="2020-04-06T14:10:00Z">
        <w:r w:rsidRPr="005C2466">
          <w:rPr>
            <w:rStyle w:val="Hyperlink"/>
            <w:rFonts w:ascii="Arial" w:hAnsi="Arial" w:cs="Arial"/>
            <w:sz w:val="20"/>
            <w:szCs w:val="22"/>
            <w:rPrChange w:id="406" w:author="Rosli, Nur Nashriq Nadira" w:date="2021-10-06T17:32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t>rest/resources/node%5B</w:t>
        </w:r>
        <w:r w:rsidRPr="005C2466">
          <w:rPr>
            <w:rStyle w:val="Hyperlink"/>
            <w:rFonts w:ascii="Arial" w:hAnsi="Arial" w:cs="Arial"/>
            <w:b/>
            <w:sz w:val="20"/>
            <w:szCs w:val="22"/>
            <w:rPrChange w:id="407" w:author="Rosli, Nur Nashriq Nadira" w:date="2021-10-06T17:32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t>DID:USDID-SECVSC001</w:t>
        </w:r>
        <w:r w:rsidRPr="005C2466">
          <w:rPr>
            <w:rStyle w:val="Hyperlink"/>
            <w:rFonts w:ascii="Arial" w:hAnsi="Arial" w:cs="Arial"/>
            <w:sz w:val="20"/>
            <w:szCs w:val="22"/>
            <w:rPrChange w:id="408" w:author="Rosli, Nur Nashriq Nadira" w:date="2021-10-06T17:32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t>%5D</w:t>
        </w:r>
      </w:ins>
      <w:ins w:id="409" w:author="Vijendren, Raveen" w:date="2021-09-02T08:52:00Z">
        <w:r w:rsidRPr="005C2466">
          <w:rPr>
            <w:rFonts w:ascii="Arial" w:hAnsi="Arial" w:cs="Arial"/>
            <w:sz w:val="20"/>
            <w:szCs w:val="22"/>
            <w:rPrChange w:id="410" w:author="Rosli, Nur Nashriq Nadira" w:date="2021-10-06T17:32:00Z">
              <w:rPr>
                <w:rFonts w:ascii="Arial" w:hAnsi="Arial" w:cs="Arial"/>
                <w:sz w:val="22"/>
                <w:szCs w:val="22"/>
              </w:rPr>
            </w:rPrChange>
          </w:rPr>
          <w:fldChar w:fldCharType="end"/>
        </w:r>
      </w:ins>
    </w:p>
    <w:p w14:paraId="61E51C68" w14:textId="77777777" w:rsidR="001D24C3" w:rsidRPr="005C2466" w:rsidRDefault="001D24C3" w:rsidP="00D94B3B">
      <w:pPr>
        <w:rPr>
          <w:ins w:id="411" w:author="Rosli, Nur Nashriq Nadira" w:date="2020-04-07T09:27:00Z"/>
          <w:rFonts w:ascii="Arial" w:hAnsi="Arial" w:cs="Arial"/>
          <w:sz w:val="22"/>
          <w:szCs w:val="22"/>
        </w:rPr>
      </w:pPr>
    </w:p>
    <w:p w14:paraId="2603BE6A" w14:textId="4C28644C" w:rsidR="001D24C3" w:rsidRPr="005C2466" w:rsidRDefault="002D0AC6" w:rsidP="00D94B3B">
      <w:pPr>
        <w:rPr>
          <w:ins w:id="412" w:author="Rosli, Nur Nashriq Nadira" w:date="2020-04-07T09:22:00Z"/>
          <w:rFonts w:ascii="Arial" w:hAnsi="Arial" w:cs="Arial"/>
          <w:sz w:val="22"/>
          <w:szCs w:val="22"/>
        </w:rPr>
      </w:pPr>
      <w:ins w:id="413" w:author="Rosli, Nur Nashriq Nadira" w:date="2021-10-06T16:49:00Z">
        <w:r w:rsidRPr="005C2466">
          <w:rPr>
            <w:rFonts w:ascii="Arial" w:hAnsi="Arial" w:cs="Arial"/>
            <w:noProof/>
            <w:sz w:val="22"/>
            <w:szCs w:val="22"/>
            <w:lang w:eastAsia="en-US"/>
            <w:rPrChange w:id="414" w:author="Rosli, Nur Nashriq Nadira" w:date="2021-10-06T17:32:00Z">
              <w:rPr>
                <w:noProof/>
                <w:lang w:eastAsia="en-US"/>
              </w:rPr>
            </w:rPrChange>
          </w:rPr>
          <w:drawing>
            <wp:inline distT="0" distB="0" distL="0" distR="0" wp14:anchorId="449CA1A2" wp14:editId="6A420A49">
              <wp:extent cx="5486400" cy="3577590"/>
              <wp:effectExtent l="0" t="0" r="0" b="3810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35775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9F74228" w14:textId="48B78AE3" w:rsidR="001D24C3" w:rsidRPr="005C2466" w:rsidRDefault="001D24C3" w:rsidP="00D94B3B">
      <w:pPr>
        <w:rPr>
          <w:ins w:id="415" w:author="Arulthevan, Yuroshyini" w:date="2020-05-19T09:14:00Z"/>
          <w:rFonts w:ascii="Arial" w:hAnsi="Arial" w:cs="Arial"/>
          <w:sz w:val="22"/>
          <w:szCs w:val="22"/>
        </w:rPr>
      </w:pPr>
    </w:p>
    <w:p w14:paraId="700E66D3" w14:textId="6C422627" w:rsidR="00530319" w:rsidRPr="005C2466" w:rsidRDefault="00530319" w:rsidP="00D94B3B">
      <w:pPr>
        <w:rPr>
          <w:ins w:id="416" w:author="Arulthevan, Yuroshyini" w:date="2020-05-19T09:14:00Z"/>
          <w:rFonts w:ascii="Arial" w:hAnsi="Arial" w:cs="Arial"/>
          <w:sz w:val="22"/>
          <w:szCs w:val="22"/>
        </w:rPr>
      </w:pPr>
    </w:p>
    <w:p w14:paraId="0312332E" w14:textId="079837D7" w:rsidR="002D0AC6" w:rsidRPr="005C2466" w:rsidRDefault="002D0AC6" w:rsidP="001D24C3">
      <w:pPr>
        <w:rPr>
          <w:ins w:id="417" w:author="Rosli, Nur Nashriq Nadira" w:date="2021-10-06T16:50:00Z"/>
          <w:rFonts w:ascii="Arial" w:hAnsi="Arial" w:cs="Arial"/>
          <w:sz w:val="22"/>
          <w:szCs w:val="22"/>
        </w:rPr>
      </w:pPr>
    </w:p>
    <w:p w14:paraId="75A2D8B7" w14:textId="77777777" w:rsidR="002D0AC6" w:rsidRPr="005C2466" w:rsidRDefault="002D0AC6">
      <w:pPr>
        <w:rPr>
          <w:ins w:id="418" w:author="Rosli, Nur Nashriq Nadira" w:date="2021-10-06T16:50:00Z"/>
          <w:rFonts w:ascii="Arial" w:hAnsi="Arial" w:cs="Arial"/>
          <w:sz w:val="22"/>
          <w:szCs w:val="22"/>
        </w:rPr>
      </w:pPr>
      <w:ins w:id="419" w:author="Rosli, Nur Nashriq Nadira" w:date="2021-10-06T16:50:00Z">
        <w:r w:rsidRPr="005C2466">
          <w:rPr>
            <w:rFonts w:ascii="Arial" w:hAnsi="Arial" w:cs="Arial"/>
            <w:sz w:val="22"/>
            <w:szCs w:val="22"/>
          </w:rPr>
          <w:br w:type="page"/>
        </w:r>
      </w:ins>
    </w:p>
    <w:p w14:paraId="0B31911A" w14:textId="77777777" w:rsidR="00530319" w:rsidRPr="005C2466" w:rsidDel="002D0AC6" w:rsidRDefault="00530319" w:rsidP="00D94B3B">
      <w:pPr>
        <w:rPr>
          <w:ins w:id="420" w:author="Arulthevan, Yuroshyini" w:date="2020-05-19T09:14:00Z"/>
          <w:del w:id="421" w:author="Rosli, Nur Nashriq Nadira" w:date="2021-10-06T16:50:00Z"/>
          <w:rFonts w:ascii="Arial" w:hAnsi="Arial" w:cs="Arial"/>
          <w:sz w:val="20"/>
          <w:szCs w:val="22"/>
          <w:rPrChange w:id="422" w:author="Rosli, Nur Nashriq Nadira" w:date="2021-10-06T17:32:00Z">
            <w:rPr>
              <w:ins w:id="423" w:author="Arulthevan, Yuroshyini" w:date="2020-05-19T09:14:00Z"/>
              <w:del w:id="424" w:author="Rosli, Nur Nashriq Nadira" w:date="2021-10-06T16:50:00Z"/>
              <w:rFonts w:ascii="Arial" w:hAnsi="Arial" w:cs="Arial"/>
              <w:sz w:val="22"/>
              <w:szCs w:val="22"/>
            </w:rPr>
          </w:rPrChange>
        </w:rPr>
      </w:pPr>
    </w:p>
    <w:p w14:paraId="41BB4EA3" w14:textId="0B6A65D5" w:rsidR="00530319" w:rsidRPr="005C2466" w:rsidDel="002D0AC6" w:rsidRDefault="00530319" w:rsidP="00D94B3B">
      <w:pPr>
        <w:rPr>
          <w:ins w:id="425" w:author="Arulthevan, Yuroshyini" w:date="2020-05-19T09:14:00Z"/>
          <w:del w:id="426" w:author="Rosli, Nur Nashriq Nadira" w:date="2021-10-06T16:50:00Z"/>
          <w:rFonts w:ascii="Arial" w:hAnsi="Arial" w:cs="Arial"/>
          <w:sz w:val="20"/>
          <w:szCs w:val="22"/>
          <w:rPrChange w:id="427" w:author="Rosli, Nur Nashriq Nadira" w:date="2021-10-06T17:32:00Z">
            <w:rPr>
              <w:ins w:id="428" w:author="Arulthevan, Yuroshyini" w:date="2020-05-19T09:14:00Z"/>
              <w:del w:id="429" w:author="Rosli, Nur Nashriq Nadira" w:date="2021-10-06T16:50:00Z"/>
              <w:rFonts w:ascii="Arial" w:hAnsi="Arial" w:cs="Arial"/>
              <w:sz w:val="22"/>
              <w:szCs w:val="22"/>
            </w:rPr>
          </w:rPrChange>
        </w:rPr>
      </w:pPr>
    </w:p>
    <w:p w14:paraId="42A1B6B9" w14:textId="0BD1478B" w:rsidR="00530319" w:rsidRPr="005C2466" w:rsidDel="002D0AC6" w:rsidRDefault="00530319" w:rsidP="00D94B3B">
      <w:pPr>
        <w:rPr>
          <w:ins w:id="430" w:author="Arulthevan, Yuroshyini" w:date="2020-05-19T09:14:00Z"/>
          <w:del w:id="431" w:author="Rosli, Nur Nashriq Nadira" w:date="2021-10-06T16:50:00Z"/>
          <w:rFonts w:ascii="Arial" w:hAnsi="Arial" w:cs="Arial"/>
          <w:sz w:val="20"/>
          <w:szCs w:val="22"/>
          <w:rPrChange w:id="432" w:author="Rosli, Nur Nashriq Nadira" w:date="2021-10-06T17:32:00Z">
            <w:rPr>
              <w:ins w:id="433" w:author="Arulthevan, Yuroshyini" w:date="2020-05-19T09:14:00Z"/>
              <w:del w:id="434" w:author="Rosli, Nur Nashriq Nadira" w:date="2021-10-06T16:50:00Z"/>
              <w:rFonts w:ascii="Arial" w:hAnsi="Arial" w:cs="Arial"/>
              <w:sz w:val="22"/>
              <w:szCs w:val="22"/>
            </w:rPr>
          </w:rPrChange>
        </w:rPr>
      </w:pPr>
    </w:p>
    <w:p w14:paraId="7E25C1FD" w14:textId="76B24495" w:rsidR="00530319" w:rsidRPr="005C2466" w:rsidDel="002D0AC6" w:rsidRDefault="00530319" w:rsidP="00D94B3B">
      <w:pPr>
        <w:rPr>
          <w:ins w:id="435" w:author="Arulthevan, Yuroshyini" w:date="2020-05-19T09:14:00Z"/>
          <w:del w:id="436" w:author="Rosli, Nur Nashriq Nadira" w:date="2021-10-06T16:50:00Z"/>
          <w:rFonts w:ascii="Arial" w:hAnsi="Arial" w:cs="Arial"/>
          <w:sz w:val="20"/>
          <w:szCs w:val="22"/>
          <w:rPrChange w:id="437" w:author="Rosli, Nur Nashriq Nadira" w:date="2021-10-06T17:32:00Z">
            <w:rPr>
              <w:ins w:id="438" w:author="Arulthevan, Yuroshyini" w:date="2020-05-19T09:14:00Z"/>
              <w:del w:id="439" w:author="Rosli, Nur Nashriq Nadira" w:date="2021-10-06T16:50:00Z"/>
              <w:rFonts w:ascii="Arial" w:hAnsi="Arial" w:cs="Arial"/>
              <w:sz w:val="22"/>
              <w:szCs w:val="22"/>
            </w:rPr>
          </w:rPrChange>
        </w:rPr>
      </w:pPr>
    </w:p>
    <w:p w14:paraId="15164E2A" w14:textId="2FFE04F6" w:rsidR="00530319" w:rsidRPr="005C2466" w:rsidDel="002D0AC6" w:rsidRDefault="00530319" w:rsidP="00D94B3B">
      <w:pPr>
        <w:rPr>
          <w:ins w:id="440" w:author="Arulthevan, Yuroshyini" w:date="2020-05-19T09:14:00Z"/>
          <w:del w:id="441" w:author="Rosli, Nur Nashriq Nadira" w:date="2021-10-06T16:50:00Z"/>
          <w:rFonts w:ascii="Arial" w:hAnsi="Arial" w:cs="Arial"/>
          <w:sz w:val="20"/>
          <w:szCs w:val="22"/>
          <w:rPrChange w:id="442" w:author="Rosli, Nur Nashriq Nadira" w:date="2021-10-06T17:32:00Z">
            <w:rPr>
              <w:ins w:id="443" w:author="Arulthevan, Yuroshyini" w:date="2020-05-19T09:14:00Z"/>
              <w:del w:id="444" w:author="Rosli, Nur Nashriq Nadira" w:date="2021-10-06T16:50:00Z"/>
              <w:rFonts w:ascii="Arial" w:hAnsi="Arial" w:cs="Arial"/>
              <w:sz w:val="22"/>
              <w:szCs w:val="22"/>
            </w:rPr>
          </w:rPrChange>
        </w:rPr>
      </w:pPr>
    </w:p>
    <w:p w14:paraId="3B9ABFBC" w14:textId="3F111C85" w:rsidR="00530319" w:rsidRPr="005C2466" w:rsidDel="002D0AC6" w:rsidRDefault="00530319" w:rsidP="00D94B3B">
      <w:pPr>
        <w:rPr>
          <w:ins w:id="445" w:author="Arulthevan, Yuroshyini" w:date="2020-05-19T09:14:00Z"/>
          <w:del w:id="446" w:author="Rosli, Nur Nashriq Nadira" w:date="2021-10-06T16:50:00Z"/>
          <w:rFonts w:ascii="Arial" w:hAnsi="Arial" w:cs="Arial"/>
          <w:sz w:val="20"/>
          <w:szCs w:val="22"/>
          <w:rPrChange w:id="447" w:author="Rosli, Nur Nashriq Nadira" w:date="2021-10-06T17:32:00Z">
            <w:rPr>
              <w:ins w:id="448" w:author="Arulthevan, Yuroshyini" w:date="2020-05-19T09:14:00Z"/>
              <w:del w:id="449" w:author="Rosli, Nur Nashriq Nadira" w:date="2021-10-06T16:50:00Z"/>
              <w:rFonts w:ascii="Arial" w:hAnsi="Arial" w:cs="Arial"/>
              <w:sz w:val="22"/>
              <w:szCs w:val="22"/>
            </w:rPr>
          </w:rPrChange>
        </w:rPr>
      </w:pPr>
    </w:p>
    <w:p w14:paraId="14D14141" w14:textId="0E7FFB47" w:rsidR="00530319" w:rsidRPr="005C2466" w:rsidDel="002D0AC6" w:rsidRDefault="00530319" w:rsidP="00D94B3B">
      <w:pPr>
        <w:rPr>
          <w:ins w:id="450" w:author="Arulthevan, Yuroshyini" w:date="2020-05-19T09:14:00Z"/>
          <w:del w:id="451" w:author="Rosli, Nur Nashriq Nadira" w:date="2021-10-06T16:50:00Z"/>
          <w:rFonts w:ascii="Arial" w:hAnsi="Arial" w:cs="Arial"/>
          <w:sz w:val="20"/>
          <w:szCs w:val="22"/>
          <w:rPrChange w:id="452" w:author="Rosli, Nur Nashriq Nadira" w:date="2021-10-06T17:32:00Z">
            <w:rPr>
              <w:ins w:id="453" w:author="Arulthevan, Yuroshyini" w:date="2020-05-19T09:14:00Z"/>
              <w:del w:id="454" w:author="Rosli, Nur Nashriq Nadira" w:date="2021-10-06T16:50:00Z"/>
              <w:rFonts w:ascii="Arial" w:hAnsi="Arial" w:cs="Arial"/>
              <w:sz w:val="22"/>
              <w:szCs w:val="22"/>
            </w:rPr>
          </w:rPrChange>
        </w:rPr>
      </w:pPr>
    </w:p>
    <w:p w14:paraId="6751F011" w14:textId="5ED787EA" w:rsidR="00530319" w:rsidRPr="005C2466" w:rsidDel="002D0AC6" w:rsidRDefault="00530319" w:rsidP="00D94B3B">
      <w:pPr>
        <w:rPr>
          <w:ins w:id="455" w:author="Arulthevan, Yuroshyini" w:date="2020-05-19T09:14:00Z"/>
          <w:del w:id="456" w:author="Rosli, Nur Nashriq Nadira" w:date="2021-10-06T16:50:00Z"/>
          <w:rFonts w:ascii="Arial" w:hAnsi="Arial" w:cs="Arial"/>
          <w:sz w:val="20"/>
          <w:szCs w:val="22"/>
          <w:rPrChange w:id="457" w:author="Rosli, Nur Nashriq Nadira" w:date="2021-10-06T17:32:00Z">
            <w:rPr>
              <w:ins w:id="458" w:author="Arulthevan, Yuroshyini" w:date="2020-05-19T09:14:00Z"/>
              <w:del w:id="459" w:author="Rosli, Nur Nashriq Nadira" w:date="2021-10-06T16:50:00Z"/>
              <w:rFonts w:ascii="Arial" w:hAnsi="Arial" w:cs="Arial"/>
              <w:sz w:val="22"/>
              <w:szCs w:val="22"/>
            </w:rPr>
          </w:rPrChange>
        </w:rPr>
      </w:pPr>
    </w:p>
    <w:p w14:paraId="6E4FA244" w14:textId="0D8613E5" w:rsidR="00530319" w:rsidRPr="005C2466" w:rsidDel="002D0AC6" w:rsidRDefault="00530319" w:rsidP="00D94B3B">
      <w:pPr>
        <w:rPr>
          <w:ins w:id="460" w:author="Arulthevan, Yuroshyini" w:date="2020-05-19T09:14:00Z"/>
          <w:del w:id="461" w:author="Rosli, Nur Nashriq Nadira" w:date="2021-10-06T16:50:00Z"/>
          <w:rFonts w:ascii="Arial" w:hAnsi="Arial" w:cs="Arial"/>
          <w:sz w:val="20"/>
          <w:szCs w:val="22"/>
          <w:rPrChange w:id="462" w:author="Rosli, Nur Nashriq Nadira" w:date="2021-10-06T17:32:00Z">
            <w:rPr>
              <w:ins w:id="463" w:author="Arulthevan, Yuroshyini" w:date="2020-05-19T09:14:00Z"/>
              <w:del w:id="464" w:author="Rosli, Nur Nashriq Nadira" w:date="2021-10-06T16:50:00Z"/>
              <w:rFonts w:ascii="Arial" w:hAnsi="Arial" w:cs="Arial"/>
              <w:sz w:val="22"/>
              <w:szCs w:val="22"/>
            </w:rPr>
          </w:rPrChange>
        </w:rPr>
      </w:pPr>
    </w:p>
    <w:p w14:paraId="525AFD4F" w14:textId="6BB603A4" w:rsidR="00530319" w:rsidRPr="005C2466" w:rsidDel="002D0AC6" w:rsidRDefault="00530319" w:rsidP="00D94B3B">
      <w:pPr>
        <w:rPr>
          <w:ins w:id="465" w:author="Arulthevan, Yuroshyini" w:date="2020-05-19T09:14:00Z"/>
          <w:del w:id="466" w:author="Rosli, Nur Nashriq Nadira" w:date="2021-10-06T16:50:00Z"/>
          <w:rFonts w:ascii="Arial" w:hAnsi="Arial" w:cs="Arial"/>
          <w:sz w:val="20"/>
          <w:szCs w:val="22"/>
          <w:rPrChange w:id="467" w:author="Rosli, Nur Nashriq Nadira" w:date="2021-10-06T17:32:00Z">
            <w:rPr>
              <w:ins w:id="468" w:author="Arulthevan, Yuroshyini" w:date="2020-05-19T09:14:00Z"/>
              <w:del w:id="469" w:author="Rosli, Nur Nashriq Nadira" w:date="2021-10-06T16:50:00Z"/>
              <w:rFonts w:ascii="Arial" w:hAnsi="Arial" w:cs="Arial"/>
              <w:sz w:val="22"/>
              <w:szCs w:val="22"/>
            </w:rPr>
          </w:rPrChange>
        </w:rPr>
      </w:pPr>
    </w:p>
    <w:p w14:paraId="1C14583B" w14:textId="40B6A769" w:rsidR="00530319" w:rsidRPr="005C2466" w:rsidDel="002D0AC6" w:rsidRDefault="00530319" w:rsidP="00D94B3B">
      <w:pPr>
        <w:rPr>
          <w:ins w:id="470" w:author="Arulthevan, Yuroshyini" w:date="2020-05-19T09:14:00Z"/>
          <w:del w:id="471" w:author="Rosli, Nur Nashriq Nadira" w:date="2021-10-06T16:50:00Z"/>
          <w:rFonts w:ascii="Arial" w:hAnsi="Arial" w:cs="Arial"/>
          <w:sz w:val="20"/>
          <w:szCs w:val="22"/>
          <w:rPrChange w:id="472" w:author="Rosli, Nur Nashriq Nadira" w:date="2021-10-06T17:32:00Z">
            <w:rPr>
              <w:ins w:id="473" w:author="Arulthevan, Yuroshyini" w:date="2020-05-19T09:14:00Z"/>
              <w:del w:id="474" w:author="Rosli, Nur Nashriq Nadira" w:date="2021-10-06T16:50:00Z"/>
              <w:rFonts w:ascii="Arial" w:hAnsi="Arial" w:cs="Arial"/>
              <w:sz w:val="22"/>
              <w:szCs w:val="22"/>
            </w:rPr>
          </w:rPrChange>
        </w:rPr>
      </w:pPr>
    </w:p>
    <w:p w14:paraId="227E0A57" w14:textId="3A41324C" w:rsidR="00530319" w:rsidRPr="005C2466" w:rsidDel="002D0AC6" w:rsidRDefault="00530319" w:rsidP="00D94B3B">
      <w:pPr>
        <w:rPr>
          <w:ins w:id="475" w:author="Arulthevan, Yuroshyini" w:date="2020-05-19T09:14:00Z"/>
          <w:del w:id="476" w:author="Rosli, Nur Nashriq Nadira" w:date="2021-10-06T16:50:00Z"/>
          <w:rFonts w:ascii="Arial" w:hAnsi="Arial" w:cs="Arial"/>
          <w:sz w:val="20"/>
          <w:szCs w:val="22"/>
          <w:rPrChange w:id="477" w:author="Rosli, Nur Nashriq Nadira" w:date="2021-10-06T17:32:00Z">
            <w:rPr>
              <w:ins w:id="478" w:author="Arulthevan, Yuroshyini" w:date="2020-05-19T09:14:00Z"/>
              <w:del w:id="479" w:author="Rosli, Nur Nashriq Nadira" w:date="2021-10-06T16:50:00Z"/>
              <w:rFonts w:ascii="Arial" w:hAnsi="Arial" w:cs="Arial"/>
              <w:sz w:val="22"/>
              <w:szCs w:val="22"/>
            </w:rPr>
          </w:rPrChange>
        </w:rPr>
      </w:pPr>
    </w:p>
    <w:p w14:paraId="52BE011E" w14:textId="72336E90" w:rsidR="00530319" w:rsidRPr="005C2466" w:rsidDel="002D0AC6" w:rsidRDefault="00530319" w:rsidP="00D94B3B">
      <w:pPr>
        <w:rPr>
          <w:ins w:id="480" w:author="Arulthevan, Yuroshyini" w:date="2020-05-19T09:14:00Z"/>
          <w:del w:id="481" w:author="Rosli, Nur Nashriq Nadira" w:date="2021-10-06T16:50:00Z"/>
          <w:rFonts w:ascii="Arial" w:hAnsi="Arial" w:cs="Arial"/>
          <w:sz w:val="20"/>
          <w:szCs w:val="22"/>
          <w:rPrChange w:id="482" w:author="Rosli, Nur Nashriq Nadira" w:date="2021-10-06T17:32:00Z">
            <w:rPr>
              <w:ins w:id="483" w:author="Arulthevan, Yuroshyini" w:date="2020-05-19T09:14:00Z"/>
              <w:del w:id="484" w:author="Rosli, Nur Nashriq Nadira" w:date="2021-10-06T16:50:00Z"/>
              <w:rFonts w:ascii="Arial" w:hAnsi="Arial" w:cs="Arial"/>
              <w:sz w:val="22"/>
              <w:szCs w:val="22"/>
            </w:rPr>
          </w:rPrChange>
        </w:rPr>
      </w:pPr>
    </w:p>
    <w:p w14:paraId="1AF23661" w14:textId="3A258C2A" w:rsidR="00530319" w:rsidRPr="005C2466" w:rsidDel="002D0AC6" w:rsidRDefault="00530319" w:rsidP="00D94B3B">
      <w:pPr>
        <w:rPr>
          <w:ins w:id="485" w:author="Arulthevan, Yuroshyini" w:date="2020-05-19T09:14:00Z"/>
          <w:del w:id="486" w:author="Rosli, Nur Nashriq Nadira" w:date="2021-10-06T16:50:00Z"/>
          <w:rFonts w:ascii="Arial" w:hAnsi="Arial" w:cs="Arial"/>
          <w:sz w:val="20"/>
          <w:szCs w:val="22"/>
          <w:rPrChange w:id="487" w:author="Rosli, Nur Nashriq Nadira" w:date="2021-10-06T17:32:00Z">
            <w:rPr>
              <w:ins w:id="488" w:author="Arulthevan, Yuroshyini" w:date="2020-05-19T09:14:00Z"/>
              <w:del w:id="489" w:author="Rosli, Nur Nashriq Nadira" w:date="2021-10-06T16:50:00Z"/>
              <w:rFonts w:ascii="Arial" w:hAnsi="Arial" w:cs="Arial"/>
              <w:sz w:val="22"/>
              <w:szCs w:val="22"/>
            </w:rPr>
          </w:rPrChange>
        </w:rPr>
      </w:pPr>
    </w:p>
    <w:p w14:paraId="3AD312A8" w14:textId="4D7EF8DB" w:rsidR="00530319" w:rsidRPr="005C2466" w:rsidDel="002D0AC6" w:rsidRDefault="00530319" w:rsidP="00D94B3B">
      <w:pPr>
        <w:rPr>
          <w:ins w:id="490" w:author="Arulthevan, Yuroshyini" w:date="2020-05-19T09:14:00Z"/>
          <w:del w:id="491" w:author="Rosli, Nur Nashriq Nadira" w:date="2021-10-06T16:50:00Z"/>
          <w:rFonts w:ascii="Arial" w:hAnsi="Arial" w:cs="Arial"/>
          <w:sz w:val="20"/>
          <w:szCs w:val="22"/>
          <w:rPrChange w:id="492" w:author="Rosli, Nur Nashriq Nadira" w:date="2021-10-06T17:32:00Z">
            <w:rPr>
              <w:ins w:id="493" w:author="Arulthevan, Yuroshyini" w:date="2020-05-19T09:14:00Z"/>
              <w:del w:id="494" w:author="Rosli, Nur Nashriq Nadira" w:date="2021-10-06T16:50:00Z"/>
              <w:rFonts w:ascii="Arial" w:hAnsi="Arial" w:cs="Arial"/>
              <w:sz w:val="22"/>
              <w:szCs w:val="22"/>
            </w:rPr>
          </w:rPrChange>
        </w:rPr>
      </w:pPr>
    </w:p>
    <w:p w14:paraId="635D9210" w14:textId="1B1DBBFB" w:rsidR="00530319" w:rsidRPr="005C2466" w:rsidDel="002D0AC6" w:rsidRDefault="00530319" w:rsidP="00D94B3B">
      <w:pPr>
        <w:rPr>
          <w:ins w:id="495" w:author="Arulthevan, Yuroshyini" w:date="2020-05-19T09:14:00Z"/>
          <w:del w:id="496" w:author="Rosli, Nur Nashriq Nadira" w:date="2021-10-06T16:50:00Z"/>
          <w:rFonts w:ascii="Arial" w:hAnsi="Arial" w:cs="Arial"/>
          <w:sz w:val="20"/>
          <w:szCs w:val="22"/>
          <w:rPrChange w:id="497" w:author="Rosli, Nur Nashriq Nadira" w:date="2021-10-06T17:32:00Z">
            <w:rPr>
              <w:ins w:id="498" w:author="Arulthevan, Yuroshyini" w:date="2020-05-19T09:14:00Z"/>
              <w:del w:id="499" w:author="Rosli, Nur Nashriq Nadira" w:date="2021-10-06T16:50:00Z"/>
              <w:rFonts w:ascii="Arial" w:hAnsi="Arial" w:cs="Arial"/>
              <w:sz w:val="22"/>
              <w:szCs w:val="22"/>
            </w:rPr>
          </w:rPrChange>
        </w:rPr>
      </w:pPr>
    </w:p>
    <w:p w14:paraId="301D1FE8" w14:textId="5EC15E87" w:rsidR="00530319" w:rsidRPr="005C2466" w:rsidDel="002D0AC6" w:rsidRDefault="00530319" w:rsidP="00D94B3B">
      <w:pPr>
        <w:rPr>
          <w:ins w:id="500" w:author="Arulthevan, Yuroshyini" w:date="2020-05-19T09:14:00Z"/>
          <w:del w:id="501" w:author="Rosli, Nur Nashriq Nadira" w:date="2021-10-06T16:50:00Z"/>
          <w:rFonts w:ascii="Arial" w:hAnsi="Arial" w:cs="Arial"/>
          <w:sz w:val="20"/>
          <w:szCs w:val="22"/>
          <w:rPrChange w:id="502" w:author="Rosli, Nur Nashriq Nadira" w:date="2021-10-06T17:32:00Z">
            <w:rPr>
              <w:ins w:id="503" w:author="Arulthevan, Yuroshyini" w:date="2020-05-19T09:14:00Z"/>
              <w:del w:id="504" w:author="Rosli, Nur Nashriq Nadira" w:date="2021-10-06T16:50:00Z"/>
              <w:rFonts w:ascii="Arial" w:hAnsi="Arial" w:cs="Arial"/>
              <w:sz w:val="22"/>
              <w:szCs w:val="22"/>
            </w:rPr>
          </w:rPrChange>
        </w:rPr>
      </w:pPr>
    </w:p>
    <w:p w14:paraId="5DDD6260" w14:textId="69C000A6" w:rsidR="001D24C3" w:rsidRPr="005C2466" w:rsidDel="00530319" w:rsidRDefault="001D24C3" w:rsidP="00D94B3B">
      <w:pPr>
        <w:rPr>
          <w:ins w:id="505" w:author="Rosli, Nur Nashriq Nadira" w:date="2020-04-07T09:27:00Z"/>
          <w:del w:id="506" w:author="Arulthevan, Yuroshyini" w:date="2020-05-19T09:13:00Z"/>
          <w:rFonts w:ascii="Arial" w:hAnsi="Arial" w:cs="Arial"/>
          <w:sz w:val="20"/>
          <w:szCs w:val="22"/>
          <w:rPrChange w:id="507" w:author="Rosli, Nur Nashriq Nadira" w:date="2021-10-06T17:32:00Z">
            <w:rPr>
              <w:ins w:id="508" w:author="Rosli, Nur Nashriq Nadira" w:date="2020-04-07T09:27:00Z"/>
              <w:del w:id="509" w:author="Arulthevan, Yuroshyini" w:date="2020-05-19T09:13:00Z"/>
              <w:rFonts w:ascii="Arial" w:hAnsi="Arial" w:cs="Arial"/>
              <w:sz w:val="22"/>
              <w:szCs w:val="22"/>
            </w:rPr>
          </w:rPrChange>
        </w:rPr>
      </w:pPr>
      <w:ins w:id="510" w:author="Rosli, Nur Nashriq Nadira" w:date="2020-04-07T09:26:00Z">
        <w:r w:rsidRPr="005C2466">
          <w:rPr>
            <w:rFonts w:ascii="Arial" w:hAnsi="Arial" w:cs="Arial"/>
            <w:sz w:val="20"/>
            <w:szCs w:val="22"/>
            <w:rPrChange w:id="511" w:author="Rosli, Nur Nashriq Nadira" w:date="2021-10-06T17:32:00Z">
              <w:rPr>
                <w:rFonts w:ascii="Arial" w:hAnsi="Arial" w:cs="Arial"/>
                <w:sz w:val="22"/>
                <w:szCs w:val="22"/>
              </w:rPr>
            </w:rPrChange>
          </w:rPr>
          <w:t>Retrieve a resource of a node</w:t>
        </w:r>
      </w:ins>
    </w:p>
    <w:p w14:paraId="32F8C63C" w14:textId="77777777" w:rsidR="00991DA9" w:rsidRPr="005C2466" w:rsidRDefault="001D24C3" w:rsidP="001D24C3">
      <w:pPr>
        <w:rPr>
          <w:ins w:id="512" w:author="Rosli, Nur Nashriq Nadira" w:date="2020-04-08T14:14:00Z"/>
          <w:rFonts w:ascii="Arial" w:hAnsi="Arial" w:cs="Arial"/>
          <w:sz w:val="20"/>
          <w:szCs w:val="22"/>
          <w:rPrChange w:id="513" w:author="Rosli, Nur Nashriq Nadira" w:date="2021-10-06T17:32:00Z">
            <w:rPr>
              <w:ins w:id="514" w:author="Rosli, Nur Nashriq Nadira" w:date="2020-04-08T14:14:00Z"/>
              <w:rFonts w:ascii="Arial" w:hAnsi="Arial" w:cs="Arial"/>
              <w:sz w:val="22"/>
              <w:szCs w:val="22"/>
            </w:rPr>
          </w:rPrChange>
        </w:rPr>
      </w:pPr>
      <w:ins w:id="515" w:author="Rosli, Nur Nashriq Nadira" w:date="2020-04-07T09:29:00Z">
        <w:del w:id="516" w:author="Arulthevan, Yuroshyini" w:date="2020-05-19T09:13:00Z">
          <w:r w:rsidRPr="005C2466" w:rsidDel="00530319">
            <w:rPr>
              <w:rFonts w:ascii="Arial" w:hAnsi="Arial" w:cs="Arial"/>
              <w:sz w:val="20"/>
              <w:szCs w:val="22"/>
              <w:rPrChange w:id="517" w:author="Rosli, Nur Nashriq Nadira" w:date="2021-10-06T17:32:00Z">
                <w:rPr>
                  <w:rFonts w:ascii="Arial" w:hAnsi="Arial" w:cs="Arial"/>
                  <w:sz w:val="22"/>
                  <w:szCs w:val="22"/>
                </w:rPr>
              </w:rPrChange>
            </w:rPr>
            <w:delText xml:space="preserve">e.g. </w:delText>
          </w:r>
        </w:del>
      </w:ins>
    </w:p>
    <w:p w14:paraId="305F2CF9" w14:textId="670A1416" w:rsidR="001D24C3" w:rsidRPr="005C2466" w:rsidRDefault="00530319" w:rsidP="001D24C3">
      <w:pPr>
        <w:rPr>
          <w:ins w:id="518" w:author="Rosli, Nur Nashriq Nadira" w:date="2020-04-07T09:29:00Z"/>
          <w:rFonts w:ascii="Arial" w:hAnsi="Arial" w:cs="Arial"/>
          <w:b/>
          <w:sz w:val="20"/>
          <w:szCs w:val="22"/>
          <w:rPrChange w:id="519" w:author="Rosli, Nur Nashriq Nadira" w:date="2021-10-06T17:32:00Z">
            <w:rPr>
              <w:ins w:id="520" w:author="Rosli, Nur Nashriq Nadira" w:date="2020-04-07T09:29:00Z"/>
              <w:rFonts w:ascii="Arial" w:hAnsi="Arial" w:cs="Arial"/>
              <w:b/>
              <w:sz w:val="22"/>
              <w:szCs w:val="22"/>
            </w:rPr>
          </w:rPrChange>
        </w:rPr>
      </w:pPr>
      <w:ins w:id="521" w:author="Arulthevan, Yuroshyini" w:date="2020-05-19T09:13:00Z">
        <w:r w:rsidRPr="005C2466">
          <w:rPr>
            <w:rFonts w:ascii="Arial" w:hAnsi="Arial" w:cs="Arial"/>
            <w:sz w:val="20"/>
            <w:szCs w:val="22"/>
            <w:rPrChange w:id="522" w:author="Rosli, Nur Nashriq Nadira" w:date="2021-10-06T17:32:00Z">
              <w:rPr>
                <w:rFonts w:ascii="Arial" w:hAnsi="Arial" w:cs="Arial"/>
                <w:sz w:val="22"/>
                <w:szCs w:val="22"/>
              </w:rPr>
            </w:rPrChange>
          </w:rPr>
          <w:t xml:space="preserve">Example: </w:t>
        </w:r>
      </w:ins>
      <w:ins w:id="523" w:author="Rosli, Nur Nashriq Nadira" w:date="2020-04-07T09:29:00Z">
        <w:r w:rsidR="001D24C3" w:rsidRPr="005C2466">
          <w:rPr>
            <w:rFonts w:ascii="Arial" w:hAnsi="Arial" w:cs="Arial"/>
            <w:sz w:val="20"/>
            <w:szCs w:val="22"/>
            <w:rPrChange w:id="524" w:author="Rosli, Nur Nashriq Nadira" w:date="2021-10-06T17:32:00Z">
              <w:rPr>
                <w:rFonts w:ascii="Arial" w:hAnsi="Arial" w:cs="Arial"/>
                <w:sz w:val="22"/>
                <w:szCs w:val="22"/>
              </w:rPr>
            </w:rPrChange>
          </w:rPr>
          <w:t xml:space="preserve">Cisco node </w:t>
        </w:r>
        <w:r w:rsidR="001D24C3" w:rsidRPr="005C2466">
          <w:rPr>
            <w:rFonts w:ascii="Arial" w:hAnsi="Arial" w:cs="Arial"/>
            <w:b/>
            <w:sz w:val="20"/>
            <w:szCs w:val="22"/>
            <w:rPrChange w:id="525" w:author="Rosli, Nur Nashriq Nadira" w:date="2021-10-06T17:32:00Z">
              <w:rPr>
                <w:rFonts w:ascii="Arial" w:hAnsi="Arial" w:cs="Arial"/>
                <w:b/>
                <w:sz w:val="22"/>
                <w:szCs w:val="22"/>
              </w:rPr>
            </w:rPrChange>
          </w:rPr>
          <w:t xml:space="preserve">USDID-SECVSC001 </w:t>
        </w:r>
      </w:ins>
      <w:ins w:id="526" w:author="Rosli, Nur Nashriq Nadira" w:date="2020-04-08T10:38:00Z">
        <w:r w:rsidR="00497335" w:rsidRPr="005C2466">
          <w:rPr>
            <w:rFonts w:ascii="Arial" w:hAnsi="Arial" w:cs="Arial"/>
            <w:sz w:val="20"/>
            <w:szCs w:val="22"/>
            <w:rPrChange w:id="527" w:author="Rosli, Nur Nashriq Nadira" w:date="2021-10-06T17:32:00Z">
              <w:rPr>
                <w:rFonts w:ascii="Arial" w:hAnsi="Arial" w:cs="Arial"/>
                <w:sz w:val="22"/>
                <w:szCs w:val="22"/>
              </w:rPr>
            </w:rPrChange>
          </w:rPr>
          <w:t>for</w:t>
        </w:r>
        <w:r w:rsidR="00BC5EA5" w:rsidRPr="005C2466">
          <w:rPr>
            <w:rFonts w:ascii="Arial" w:hAnsi="Arial" w:cs="Arial"/>
            <w:sz w:val="20"/>
            <w:szCs w:val="22"/>
            <w:rPrChange w:id="528" w:author="Rosli, Nur Nashriq Nadira" w:date="2021-10-06T17:32:00Z">
              <w:rPr>
                <w:rFonts w:ascii="Arial" w:hAnsi="Arial" w:cs="Arial"/>
                <w:b/>
                <w:sz w:val="22"/>
                <w:szCs w:val="22"/>
              </w:rPr>
            </w:rPrChange>
          </w:rPr>
          <w:t xml:space="preserve"> </w:t>
        </w:r>
      </w:ins>
      <w:ins w:id="529" w:author="Rosli, Nur Nashriq Nadira" w:date="2020-04-08T10:36:00Z">
        <w:r w:rsidR="00BC5EA5" w:rsidRPr="005C2466">
          <w:rPr>
            <w:rFonts w:ascii="Arial" w:hAnsi="Arial" w:cs="Arial"/>
            <w:sz w:val="20"/>
            <w:szCs w:val="22"/>
            <w:rPrChange w:id="530" w:author="Rosli, Nur Nashriq Nadira" w:date="2021-10-06T17:32:00Z">
              <w:rPr>
                <w:rFonts w:ascii="Arial" w:hAnsi="Arial" w:cs="Arial"/>
                <w:sz w:val="22"/>
                <w:szCs w:val="22"/>
              </w:rPr>
            </w:rPrChange>
          </w:rPr>
          <w:t xml:space="preserve">resource </w:t>
        </w:r>
      </w:ins>
      <w:ins w:id="531" w:author="Rosli, Nur Nashriq Nadira" w:date="2020-04-08T10:37:00Z">
        <w:r w:rsidR="00BC5EA5" w:rsidRPr="005C2466">
          <w:rPr>
            <w:rFonts w:ascii="Arial" w:hAnsi="Arial" w:cs="Arial"/>
            <w:sz w:val="20"/>
            <w:szCs w:val="22"/>
            <w:rPrChange w:id="532" w:author="Rosli, Nur Nashriq Nadira" w:date="2021-10-06T17:32:00Z">
              <w:rPr>
                <w:rFonts w:ascii="Arial" w:hAnsi="Arial" w:cs="Arial"/>
                <w:sz w:val="22"/>
                <w:szCs w:val="22"/>
              </w:rPr>
            </w:rPrChange>
          </w:rPr>
          <w:t>SNMP Node Data (</w:t>
        </w:r>
        <w:r w:rsidR="00BC5EA5" w:rsidRPr="005C2466">
          <w:rPr>
            <w:rFonts w:ascii="Arial" w:hAnsi="Arial" w:cs="Arial"/>
            <w:b/>
            <w:sz w:val="20"/>
            <w:szCs w:val="22"/>
            <w:rPrChange w:id="533" w:author="Rosli, Nur Nashriq Nadira" w:date="2021-10-06T17:32:00Z">
              <w:rPr>
                <w:rFonts w:ascii="Arial" w:hAnsi="Arial" w:cs="Arial"/>
                <w:sz w:val="22"/>
                <w:szCs w:val="22"/>
              </w:rPr>
            </w:rPrChange>
          </w:rPr>
          <w:t>nodeSnmp</w:t>
        </w:r>
        <w:r w:rsidR="00BC5EA5" w:rsidRPr="005C2466">
          <w:rPr>
            <w:rFonts w:ascii="Arial" w:hAnsi="Arial" w:cs="Arial"/>
            <w:sz w:val="20"/>
            <w:szCs w:val="22"/>
            <w:rPrChange w:id="534" w:author="Rosli, Nur Nashriq Nadira" w:date="2021-10-06T17:32:00Z">
              <w:rPr>
                <w:rFonts w:ascii="Arial" w:hAnsi="Arial" w:cs="Arial"/>
                <w:sz w:val="22"/>
                <w:szCs w:val="22"/>
              </w:rPr>
            </w:rPrChange>
          </w:rPr>
          <w:t>)</w:t>
        </w:r>
      </w:ins>
    </w:p>
    <w:p w14:paraId="5F29CE88" w14:textId="77777777" w:rsidR="001D24C3" w:rsidRPr="005C2466" w:rsidRDefault="001D24C3" w:rsidP="00D94B3B">
      <w:pPr>
        <w:rPr>
          <w:ins w:id="535" w:author="Rosli, Nur Nashriq Nadira" w:date="2020-04-07T09:26:00Z"/>
          <w:rFonts w:ascii="Arial" w:hAnsi="Arial" w:cs="Arial"/>
          <w:sz w:val="20"/>
          <w:szCs w:val="22"/>
          <w:rPrChange w:id="536" w:author="Rosli, Nur Nashriq Nadira" w:date="2021-10-06T17:32:00Z">
            <w:rPr>
              <w:ins w:id="537" w:author="Rosli, Nur Nashriq Nadira" w:date="2020-04-07T09:26:00Z"/>
              <w:rFonts w:ascii="Arial" w:hAnsi="Arial" w:cs="Arial"/>
              <w:sz w:val="22"/>
              <w:szCs w:val="22"/>
            </w:rPr>
          </w:rPrChange>
        </w:rPr>
      </w:pPr>
    </w:p>
    <w:p w14:paraId="603BDD59" w14:textId="24245F10" w:rsidR="004C4A79" w:rsidRPr="005C2466" w:rsidRDefault="00A03E7B" w:rsidP="00D94B3B">
      <w:pPr>
        <w:rPr>
          <w:ins w:id="538" w:author="Rosli, Nur Nashriq Nadira" w:date="2021-10-06T16:43:00Z"/>
          <w:rFonts w:ascii="Arial" w:hAnsi="Arial" w:cs="Arial"/>
          <w:sz w:val="20"/>
          <w:szCs w:val="22"/>
          <w:rPrChange w:id="539" w:author="Rosli, Nur Nashriq Nadira" w:date="2021-10-06T17:32:00Z">
            <w:rPr>
              <w:ins w:id="540" w:author="Rosli, Nur Nashriq Nadira" w:date="2021-10-06T16:43:00Z"/>
              <w:rFonts w:ascii="Arial" w:hAnsi="Arial" w:cs="Arial"/>
              <w:sz w:val="22"/>
              <w:szCs w:val="22"/>
            </w:rPr>
          </w:rPrChange>
        </w:rPr>
      </w:pPr>
      <w:ins w:id="541" w:author="Vijendren, Raveen" w:date="2021-09-02T08:53:00Z">
        <w:r w:rsidRPr="005C2466">
          <w:rPr>
            <w:rFonts w:ascii="Arial" w:hAnsi="Arial" w:cs="Arial"/>
            <w:sz w:val="20"/>
            <w:szCs w:val="22"/>
            <w:rPrChange w:id="542" w:author="Rosli, Nur Nashriq Nadira" w:date="2021-10-06T17:32:00Z">
              <w:rPr>
                <w:rFonts w:ascii="Arial" w:hAnsi="Arial" w:cs="Arial"/>
                <w:sz w:val="22"/>
                <w:szCs w:val="22"/>
              </w:rPr>
            </w:rPrChange>
          </w:rPr>
          <w:fldChar w:fldCharType="begin"/>
        </w:r>
        <w:r w:rsidRPr="005C2466">
          <w:rPr>
            <w:rFonts w:ascii="Arial" w:hAnsi="Arial" w:cs="Arial"/>
            <w:sz w:val="20"/>
            <w:szCs w:val="22"/>
            <w:rPrChange w:id="543" w:author="Rosli, Nur Nashriq Nadira" w:date="2021-10-06T17:32:00Z">
              <w:rPr>
                <w:rFonts w:ascii="Arial" w:hAnsi="Arial" w:cs="Arial"/>
                <w:sz w:val="22"/>
                <w:szCs w:val="22"/>
              </w:rPr>
            </w:rPrChange>
          </w:rPr>
          <w:instrText xml:space="preserve"> HYPERLINK "</w:instrText>
        </w:r>
      </w:ins>
      <w:ins w:id="544" w:author="Rosli, Nur Nashriq Nadira" w:date="2020-04-07T09:26:00Z">
        <w:r w:rsidRPr="005C2466">
          <w:rPr>
            <w:rFonts w:ascii="Arial" w:hAnsi="Arial" w:cs="Arial"/>
            <w:sz w:val="20"/>
            <w:szCs w:val="22"/>
            <w:rPrChange w:id="545" w:author="Rosli, Nur Nashriq Nadira" w:date="2021-10-06T17:32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instrText>https://</w:instrText>
        </w:r>
      </w:ins>
      <w:ins w:id="546" w:author="Vijendren, Raveen" w:date="2021-08-26T09:25:00Z">
        <w:r w:rsidRPr="005C2466">
          <w:rPr>
            <w:rFonts w:ascii="Arial" w:hAnsi="Arial" w:cs="Arial"/>
            <w:sz w:val="20"/>
            <w:szCs w:val="22"/>
            <w:rPrChange w:id="547" w:author="Rosli, Nur Nashriq Nadira" w:date="2021-10-06T17:32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instrText>onmsapi.ups.xom.com</w:instrText>
        </w:r>
      </w:ins>
      <w:ins w:id="548" w:author="Rosli, Nur Nashriq Nadira" w:date="2020-04-07T09:26:00Z">
        <w:r w:rsidRPr="005C2466">
          <w:rPr>
            <w:rFonts w:ascii="Arial" w:hAnsi="Arial" w:cs="Arial"/>
            <w:sz w:val="20"/>
            <w:szCs w:val="22"/>
            <w:rPrChange w:id="549" w:author="Rosli, Nur Nashriq Nadira" w:date="2021-10-06T17:32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instrText>/</w:instrText>
        </w:r>
      </w:ins>
      <w:ins w:id="550" w:author="Vijendren, Raveen" w:date="2021-09-02T08:52:00Z">
        <w:r w:rsidRPr="005C2466">
          <w:rPr>
            <w:rFonts w:ascii="Arial" w:hAnsi="Arial" w:cs="Arial"/>
            <w:sz w:val="20"/>
            <w:szCs w:val="22"/>
            <w:rPrChange w:id="551" w:author="Rosli, Nur Nashriq Nadira" w:date="2021-10-06T17:32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instrText>opennms/</w:instrText>
        </w:r>
      </w:ins>
      <w:ins w:id="552" w:author="Rosli, Nur Nashriq Nadira" w:date="2020-04-07T09:26:00Z">
        <w:r w:rsidRPr="005C2466">
          <w:rPr>
            <w:rFonts w:ascii="Arial" w:hAnsi="Arial" w:cs="Arial"/>
            <w:sz w:val="20"/>
            <w:szCs w:val="22"/>
            <w:rPrChange w:id="553" w:author="Rosli, Nur Nashriq Nadira" w:date="2021-10-06T17:32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instrText>rest/resources/node%5BDID:USDID-SECVSC001%5D.</w:instrText>
        </w:r>
        <w:r w:rsidRPr="005C2466">
          <w:rPr>
            <w:rFonts w:ascii="Arial" w:hAnsi="Arial" w:cs="Arial"/>
            <w:b/>
            <w:sz w:val="20"/>
            <w:szCs w:val="22"/>
            <w:rPrChange w:id="554" w:author="Rosli, Nur Nashriq Nadira" w:date="2021-10-06T17:32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instrText>nodeSnmp</w:instrText>
        </w:r>
        <w:r w:rsidRPr="005C2466">
          <w:rPr>
            <w:rFonts w:ascii="Arial" w:hAnsi="Arial" w:cs="Arial"/>
            <w:sz w:val="20"/>
            <w:szCs w:val="22"/>
            <w:rPrChange w:id="555" w:author="Rosli, Nur Nashriq Nadira" w:date="2021-10-06T17:32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instrText>%5B%5D/</w:instrText>
        </w:r>
      </w:ins>
      <w:ins w:id="556" w:author="Vijendren, Raveen" w:date="2021-09-02T08:53:00Z">
        <w:r w:rsidRPr="005C2466">
          <w:rPr>
            <w:rFonts w:ascii="Arial" w:hAnsi="Arial" w:cs="Arial"/>
            <w:sz w:val="20"/>
            <w:szCs w:val="22"/>
            <w:rPrChange w:id="557" w:author="Rosli, Nur Nashriq Nadira" w:date="2021-10-06T17:32:00Z">
              <w:rPr>
                <w:rFonts w:ascii="Arial" w:hAnsi="Arial" w:cs="Arial"/>
                <w:sz w:val="22"/>
                <w:szCs w:val="22"/>
              </w:rPr>
            </w:rPrChange>
          </w:rPr>
          <w:instrText xml:space="preserve">" </w:instrText>
        </w:r>
        <w:r w:rsidRPr="005C2466">
          <w:rPr>
            <w:rFonts w:ascii="Arial" w:hAnsi="Arial" w:cs="Arial"/>
            <w:sz w:val="20"/>
            <w:szCs w:val="22"/>
            <w:rPrChange w:id="558" w:author="Rosli, Nur Nashriq Nadira" w:date="2021-10-06T17:32:00Z">
              <w:rPr>
                <w:rFonts w:ascii="Arial" w:hAnsi="Arial" w:cs="Arial"/>
                <w:sz w:val="22"/>
                <w:szCs w:val="22"/>
              </w:rPr>
            </w:rPrChange>
          </w:rPr>
          <w:fldChar w:fldCharType="separate"/>
        </w:r>
      </w:ins>
      <w:ins w:id="559" w:author="Rosli, Nur Nashriq Nadira" w:date="2020-04-07T09:26:00Z">
        <w:r w:rsidRPr="005C2466">
          <w:rPr>
            <w:rStyle w:val="Hyperlink"/>
            <w:rFonts w:ascii="Arial" w:hAnsi="Arial" w:cs="Arial"/>
            <w:sz w:val="20"/>
            <w:szCs w:val="22"/>
            <w:rPrChange w:id="560" w:author="Rosli, Nur Nashriq Nadira" w:date="2021-10-06T17:32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t>https://</w:t>
        </w:r>
        <w:del w:id="561" w:author="Vijendren, Raveen" w:date="2021-08-26T09:25:00Z">
          <w:r w:rsidRPr="005C2466" w:rsidDel="000913B6">
            <w:rPr>
              <w:rStyle w:val="Hyperlink"/>
              <w:rFonts w:ascii="Arial" w:hAnsi="Arial" w:cs="Arial"/>
              <w:sz w:val="20"/>
              <w:szCs w:val="22"/>
              <w:rPrChange w:id="562" w:author="Rosli, Nur Nashriq Nadira" w:date="2021-10-06T17:32:00Z">
                <w:rPr>
                  <w:rStyle w:val="Hyperlink"/>
                  <w:rFonts w:ascii="Arial" w:hAnsi="Arial" w:cs="Arial"/>
                  <w:sz w:val="22"/>
                  <w:szCs w:val="22"/>
                </w:rPr>
              </w:rPrChange>
            </w:rPr>
            <w:delText>onms.ups.xom.com/opennms</w:delText>
          </w:r>
        </w:del>
      </w:ins>
      <w:ins w:id="563" w:author="Rosli, Nur Nashriq Nadira" w:date="2020-04-07T17:55:00Z">
        <w:del w:id="564" w:author="Vijendren, Raveen" w:date="2021-08-26T09:25:00Z">
          <w:r w:rsidRPr="005C2466" w:rsidDel="000913B6">
            <w:rPr>
              <w:rStyle w:val="Hyperlink"/>
              <w:rFonts w:ascii="Arial" w:hAnsi="Arial" w:cs="Arial"/>
              <w:sz w:val="20"/>
              <w:szCs w:val="22"/>
              <w:rPrChange w:id="565" w:author="Rosli, Nur Nashriq Nadira" w:date="2021-10-06T17:32:00Z">
                <w:rPr>
                  <w:rStyle w:val="Hyperlink"/>
                  <w:rFonts w:ascii="Arial" w:hAnsi="Arial" w:cs="Arial"/>
                  <w:sz w:val="22"/>
                  <w:szCs w:val="22"/>
                </w:rPr>
              </w:rPrChange>
            </w:rPr>
            <w:delText>api</w:delText>
          </w:r>
        </w:del>
      </w:ins>
      <w:ins w:id="566" w:author="Vijendren, Raveen" w:date="2021-08-26T09:25:00Z">
        <w:r w:rsidRPr="005C2466">
          <w:rPr>
            <w:rStyle w:val="Hyperlink"/>
            <w:rFonts w:ascii="Arial" w:hAnsi="Arial" w:cs="Arial"/>
            <w:sz w:val="20"/>
            <w:szCs w:val="22"/>
            <w:rPrChange w:id="567" w:author="Rosli, Nur Nashriq Nadira" w:date="2021-10-06T17:32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t>onmsapi.ups.xom.com</w:t>
        </w:r>
      </w:ins>
      <w:ins w:id="568" w:author="Rosli, Nur Nashriq Nadira" w:date="2020-04-07T09:26:00Z">
        <w:r w:rsidRPr="005C2466">
          <w:rPr>
            <w:rStyle w:val="Hyperlink"/>
            <w:rFonts w:ascii="Arial" w:hAnsi="Arial" w:cs="Arial"/>
            <w:sz w:val="20"/>
            <w:szCs w:val="22"/>
            <w:rPrChange w:id="569" w:author="Rosli, Nur Nashriq Nadira" w:date="2021-10-06T17:32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t>/</w:t>
        </w:r>
      </w:ins>
      <w:ins w:id="570" w:author="Vijendren, Raveen" w:date="2021-09-02T08:52:00Z">
        <w:r w:rsidRPr="005C2466">
          <w:rPr>
            <w:rStyle w:val="Hyperlink"/>
            <w:rFonts w:ascii="Arial" w:hAnsi="Arial" w:cs="Arial"/>
            <w:sz w:val="20"/>
            <w:szCs w:val="22"/>
            <w:rPrChange w:id="571" w:author="Rosli, Nur Nashriq Nadira" w:date="2021-10-06T17:32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t>opennms/</w:t>
        </w:r>
      </w:ins>
      <w:ins w:id="572" w:author="Rosli, Nur Nashriq Nadira" w:date="2020-04-07T09:26:00Z">
        <w:r w:rsidRPr="005C2466">
          <w:rPr>
            <w:rStyle w:val="Hyperlink"/>
            <w:rFonts w:ascii="Arial" w:hAnsi="Arial" w:cs="Arial"/>
            <w:sz w:val="20"/>
            <w:szCs w:val="22"/>
            <w:rPrChange w:id="573" w:author="Rosli, Nur Nashriq Nadira" w:date="2021-10-06T17:32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t>rest/resources/node%5BDID:USDID-SECVSC001%5D.</w:t>
        </w:r>
        <w:r w:rsidRPr="005C2466">
          <w:rPr>
            <w:rStyle w:val="Hyperlink"/>
            <w:rFonts w:ascii="Arial" w:hAnsi="Arial" w:cs="Arial"/>
            <w:b/>
            <w:sz w:val="20"/>
            <w:szCs w:val="22"/>
            <w:rPrChange w:id="574" w:author="Rosli, Nur Nashriq Nadira" w:date="2021-10-06T17:32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t>nodeSnmp</w:t>
        </w:r>
        <w:r w:rsidRPr="005C2466">
          <w:rPr>
            <w:rStyle w:val="Hyperlink"/>
            <w:rFonts w:ascii="Arial" w:hAnsi="Arial" w:cs="Arial"/>
            <w:sz w:val="20"/>
            <w:szCs w:val="22"/>
            <w:rPrChange w:id="575" w:author="Rosli, Nur Nashriq Nadira" w:date="2021-10-06T17:32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t>%5B%5D/</w:t>
        </w:r>
      </w:ins>
      <w:ins w:id="576" w:author="Vijendren, Raveen" w:date="2021-09-02T08:53:00Z">
        <w:r w:rsidRPr="005C2466">
          <w:rPr>
            <w:rFonts w:ascii="Arial" w:hAnsi="Arial" w:cs="Arial"/>
            <w:sz w:val="20"/>
            <w:szCs w:val="22"/>
            <w:rPrChange w:id="577" w:author="Rosli, Nur Nashriq Nadira" w:date="2021-10-06T17:32:00Z">
              <w:rPr>
                <w:rFonts w:ascii="Arial" w:hAnsi="Arial" w:cs="Arial"/>
                <w:sz w:val="22"/>
                <w:szCs w:val="22"/>
              </w:rPr>
            </w:rPrChange>
          </w:rPr>
          <w:fldChar w:fldCharType="end"/>
        </w:r>
      </w:ins>
    </w:p>
    <w:p w14:paraId="70271EFB" w14:textId="77777777" w:rsidR="002D0AC6" w:rsidRPr="005C2466" w:rsidRDefault="002D0AC6" w:rsidP="00D94B3B">
      <w:pPr>
        <w:rPr>
          <w:ins w:id="578" w:author="Rosli, Nur Nashriq Nadira" w:date="2020-04-08T14:13:00Z"/>
          <w:rFonts w:ascii="Arial" w:hAnsi="Arial" w:cs="Arial"/>
          <w:sz w:val="22"/>
          <w:szCs w:val="22"/>
        </w:rPr>
      </w:pPr>
    </w:p>
    <w:p w14:paraId="49A8ACA9" w14:textId="4F469D44" w:rsidR="001D24C3" w:rsidRPr="005C2466" w:rsidRDefault="002D0AC6" w:rsidP="00D94B3B">
      <w:pPr>
        <w:rPr>
          <w:ins w:id="579" w:author="Rosli, Nur Nashriq Nadira" w:date="2020-04-07T09:26:00Z"/>
          <w:rFonts w:ascii="Arial" w:hAnsi="Arial" w:cs="Arial"/>
          <w:sz w:val="22"/>
          <w:szCs w:val="22"/>
        </w:rPr>
      </w:pPr>
      <w:ins w:id="580" w:author="Rosli, Nur Nashriq Nadira" w:date="2021-10-06T16:43:00Z">
        <w:r w:rsidRPr="005C2466">
          <w:rPr>
            <w:rFonts w:ascii="Arial" w:hAnsi="Arial" w:cs="Arial"/>
            <w:noProof/>
            <w:sz w:val="22"/>
            <w:szCs w:val="22"/>
            <w:lang w:eastAsia="en-US"/>
            <w:rPrChange w:id="581" w:author="Rosli, Nur Nashriq Nadira" w:date="2021-10-06T17:32:00Z">
              <w:rPr>
                <w:noProof/>
                <w:lang w:eastAsia="en-US"/>
              </w:rPr>
            </w:rPrChange>
          </w:rPr>
          <w:drawing>
            <wp:inline distT="0" distB="0" distL="0" distR="0" wp14:anchorId="630C15F0" wp14:editId="6C081BFC">
              <wp:extent cx="5486400" cy="3787140"/>
              <wp:effectExtent l="0" t="0" r="0" b="3810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37871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B37F291" w14:textId="77777777" w:rsidR="001D24C3" w:rsidRPr="005C2466" w:rsidRDefault="001D24C3" w:rsidP="001D24C3">
      <w:pPr>
        <w:rPr>
          <w:ins w:id="582" w:author="Rosli, Nur Nashriq Nadira" w:date="2020-04-07T09:23:00Z"/>
          <w:rFonts w:ascii="Arial" w:hAnsi="Arial" w:cs="Arial"/>
          <w:b/>
          <w:sz w:val="22"/>
          <w:szCs w:val="22"/>
        </w:rPr>
      </w:pPr>
    </w:p>
    <w:p w14:paraId="1CBC06F9" w14:textId="7670A209" w:rsidR="002D0AC6" w:rsidRPr="005C2466" w:rsidRDefault="002D0AC6">
      <w:pPr>
        <w:rPr>
          <w:ins w:id="583" w:author="Rosli, Nur Nashriq Nadira" w:date="2021-10-06T16:50:00Z"/>
          <w:rFonts w:ascii="Arial" w:hAnsi="Arial" w:cs="Arial"/>
          <w:sz w:val="22"/>
          <w:szCs w:val="22"/>
        </w:rPr>
      </w:pPr>
    </w:p>
    <w:p w14:paraId="5A051F2A" w14:textId="77777777" w:rsidR="002D0AC6" w:rsidRPr="005C2466" w:rsidRDefault="002D0AC6">
      <w:pPr>
        <w:rPr>
          <w:ins w:id="584" w:author="Rosli, Nur Nashriq Nadira" w:date="2021-10-06T16:50:00Z"/>
          <w:rFonts w:ascii="Arial" w:hAnsi="Arial" w:cs="Arial"/>
          <w:sz w:val="22"/>
          <w:szCs w:val="22"/>
        </w:rPr>
      </w:pPr>
      <w:ins w:id="585" w:author="Rosli, Nur Nashriq Nadira" w:date="2021-10-06T16:50:00Z">
        <w:r w:rsidRPr="005C2466">
          <w:rPr>
            <w:rFonts w:ascii="Arial" w:hAnsi="Arial" w:cs="Arial"/>
            <w:sz w:val="22"/>
            <w:szCs w:val="22"/>
          </w:rPr>
          <w:br w:type="page"/>
        </w:r>
      </w:ins>
    </w:p>
    <w:p w14:paraId="579B2894" w14:textId="77777777" w:rsidR="00530319" w:rsidRPr="005C2466" w:rsidDel="002D0AC6" w:rsidRDefault="00530319" w:rsidP="00D94B3B">
      <w:pPr>
        <w:rPr>
          <w:ins w:id="586" w:author="Arulthevan, Yuroshyini" w:date="2020-05-19T09:14:00Z"/>
          <w:del w:id="587" w:author="Rosli, Nur Nashriq Nadira" w:date="2021-10-06T16:50:00Z"/>
          <w:rFonts w:ascii="Arial" w:hAnsi="Arial" w:cs="Arial"/>
          <w:sz w:val="22"/>
          <w:szCs w:val="22"/>
        </w:rPr>
      </w:pPr>
    </w:p>
    <w:p w14:paraId="611D041A" w14:textId="7658DB62" w:rsidR="00530319" w:rsidRPr="005C2466" w:rsidDel="002D0AC6" w:rsidRDefault="00530319" w:rsidP="00D94B3B">
      <w:pPr>
        <w:rPr>
          <w:ins w:id="588" w:author="Arulthevan, Yuroshyini" w:date="2020-05-19T09:14:00Z"/>
          <w:del w:id="589" w:author="Rosli, Nur Nashriq Nadira" w:date="2021-10-06T16:50:00Z"/>
          <w:rFonts w:ascii="Arial" w:hAnsi="Arial" w:cs="Arial"/>
          <w:sz w:val="22"/>
          <w:szCs w:val="22"/>
        </w:rPr>
      </w:pPr>
    </w:p>
    <w:p w14:paraId="74404224" w14:textId="49E526E7" w:rsidR="00530319" w:rsidRPr="005C2466" w:rsidDel="002D0AC6" w:rsidRDefault="00530319" w:rsidP="00D94B3B">
      <w:pPr>
        <w:rPr>
          <w:ins w:id="590" w:author="Arulthevan, Yuroshyini" w:date="2020-05-19T09:14:00Z"/>
          <w:del w:id="591" w:author="Rosli, Nur Nashriq Nadira" w:date="2021-10-06T16:50:00Z"/>
          <w:rFonts w:ascii="Arial" w:hAnsi="Arial" w:cs="Arial"/>
          <w:sz w:val="22"/>
          <w:szCs w:val="22"/>
        </w:rPr>
      </w:pPr>
    </w:p>
    <w:p w14:paraId="7DAADDBF" w14:textId="77123FC2" w:rsidR="00530319" w:rsidRPr="005C2466" w:rsidDel="002D0AC6" w:rsidRDefault="00530319" w:rsidP="00D94B3B">
      <w:pPr>
        <w:rPr>
          <w:ins w:id="592" w:author="Arulthevan, Yuroshyini" w:date="2020-05-19T09:14:00Z"/>
          <w:del w:id="593" w:author="Rosli, Nur Nashriq Nadira" w:date="2021-10-06T16:50:00Z"/>
          <w:rFonts w:ascii="Arial" w:hAnsi="Arial" w:cs="Arial"/>
          <w:sz w:val="22"/>
          <w:szCs w:val="22"/>
        </w:rPr>
      </w:pPr>
    </w:p>
    <w:p w14:paraId="41470F13" w14:textId="1224FF7F" w:rsidR="00530319" w:rsidRPr="005C2466" w:rsidDel="002D0AC6" w:rsidRDefault="00530319" w:rsidP="00D94B3B">
      <w:pPr>
        <w:rPr>
          <w:ins w:id="594" w:author="Arulthevan, Yuroshyini" w:date="2020-05-19T09:14:00Z"/>
          <w:del w:id="595" w:author="Rosli, Nur Nashriq Nadira" w:date="2021-10-06T16:50:00Z"/>
          <w:rFonts w:ascii="Arial" w:hAnsi="Arial" w:cs="Arial"/>
          <w:sz w:val="22"/>
          <w:szCs w:val="22"/>
        </w:rPr>
      </w:pPr>
    </w:p>
    <w:p w14:paraId="25236BAE" w14:textId="306A7518" w:rsidR="00530319" w:rsidRPr="005C2466" w:rsidDel="002D0AC6" w:rsidRDefault="00530319" w:rsidP="00D94B3B">
      <w:pPr>
        <w:rPr>
          <w:ins w:id="596" w:author="Arulthevan, Yuroshyini" w:date="2020-05-19T09:14:00Z"/>
          <w:del w:id="597" w:author="Rosli, Nur Nashriq Nadira" w:date="2021-10-06T16:50:00Z"/>
          <w:rFonts w:ascii="Arial" w:hAnsi="Arial" w:cs="Arial"/>
          <w:sz w:val="22"/>
          <w:szCs w:val="22"/>
        </w:rPr>
      </w:pPr>
    </w:p>
    <w:p w14:paraId="37528DFE" w14:textId="7F1AD7E8" w:rsidR="00530319" w:rsidRPr="005C2466" w:rsidDel="002D0AC6" w:rsidRDefault="00530319" w:rsidP="00D94B3B">
      <w:pPr>
        <w:rPr>
          <w:ins w:id="598" w:author="Arulthevan, Yuroshyini" w:date="2020-05-19T09:14:00Z"/>
          <w:del w:id="599" w:author="Rosli, Nur Nashriq Nadira" w:date="2021-10-06T16:50:00Z"/>
          <w:rFonts w:ascii="Arial" w:hAnsi="Arial" w:cs="Arial"/>
          <w:sz w:val="22"/>
          <w:szCs w:val="22"/>
        </w:rPr>
      </w:pPr>
    </w:p>
    <w:p w14:paraId="0A8C7EE6" w14:textId="43D9D658" w:rsidR="00530319" w:rsidRPr="005C2466" w:rsidDel="002D0AC6" w:rsidRDefault="00530319" w:rsidP="00D94B3B">
      <w:pPr>
        <w:rPr>
          <w:ins w:id="600" w:author="Arulthevan, Yuroshyini" w:date="2020-05-19T09:14:00Z"/>
          <w:del w:id="601" w:author="Rosli, Nur Nashriq Nadira" w:date="2021-10-06T16:50:00Z"/>
          <w:rFonts w:ascii="Arial" w:hAnsi="Arial" w:cs="Arial"/>
          <w:sz w:val="22"/>
          <w:szCs w:val="22"/>
        </w:rPr>
      </w:pPr>
    </w:p>
    <w:p w14:paraId="554C4687" w14:textId="1700B993" w:rsidR="00530319" w:rsidRPr="005C2466" w:rsidDel="002D0AC6" w:rsidRDefault="00530319" w:rsidP="00D94B3B">
      <w:pPr>
        <w:rPr>
          <w:ins w:id="602" w:author="Arulthevan, Yuroshyini" w:date="2020-05-19T09:14:00Z"/>
          <w:del w:id="603" w:author="Rosli, Nur Nashriq Nadira" w:date="2021-10-06T16:50:00Z"/>
          <w:rFonts w:ascii="Arial" w:hAnsi="Arial" w:cs="Arial"/>
          <w:sz w:val="22"/>
          <w:szCs w:val="22"/>
        </w:rPr>
      </w:pPr>
    </w:p>
    <w:p w14:paraId="05A71B72" w14:textId="11DBFA72" w:rsidR="00530319" w:rsidRPr="005C2466" w:rsidDel="002D0AC6" w:rsidRDefault="00530319" w:rsidP="00D94B3B">
      <w:pPr>
        <w:rPr>
          <w:ins w:id="604" w:author="Arulthevan, Yuroshyini" w:date="2020-05-19T09:14:00Z"/>
          <w:del w:id="605" w:author="Rosli, Nur Nashriq Nadira" w:date="2021-10-06T16:50:00Z"/>
          <w:rFonts w:ascii="Arial" w:hAnsi="Arial" w:cs="Arial"/>
          <w:sz w:val="22"/>
          <w:szCs w:val="22"/>
        </w:rPr>
      </w:pPr>
    </w:p>
    <w:p w14:paraId="7DA9FBD5" w14:textId="3F23AA2D" w:rsidR="00530319" w:rsidRPr="005C2466" w:rsidDel="002D0AC6" w:rsidRDefault="00530319" w:rsidP="00D94B3B">
      <w:pPr>
        <w:rPr>
          <w:ins w:id="606" w:author="Arulthevan, Yuroshyini" w:date="2020-05-19T09:14:00Z"/>
          <w:del w:id="607" w:author="Rosli, Nur Nashriq Nadira" w:date="2021-10-06T16:50:00Z"/>
          <w:rFonts w:ascii="Arial" w:hAnsi="Arial" w:cs="Arial"/>
          <w:sz w:val="22"/>
          <w:szCs w:val="22"/>
        </w:rPr>
      </w:pPr>
    </w:p>
    <w:p w14:paraId="4F69FBA6" w14:textId="5644541E" w:rsidR="00530319" w:rsidRPr="005C2466" w:rsidDel="002D0AC6" w:rsidRDefault="00530319" w:rsidP="00D94B3B">
      <w:pPr>
        <w:rPr>
          <w:ins w:id="608" w:author="Arulthevan, Yuroshyini" w:date="2020-05-19T09:14:00Z"/>
          <w:del w:id="609" w:author="Rosli, Nur Nashriq Nadira" w:date="2021-10-06T16:50:00Z"/>
          <w:rFonts w:ascii="Arial" w:hAnsi="Arial" w:cs="Arial"/>
          <w:sz w:val="22"/>
          <w:szCs w:val="22"/>
        </w:rPr>
      </w:pPr>
    </w:p>
    <w:p w14:paraId="2C2D2CB9" w14:textId="165BDF96" w:rsidR="00530319" w:rsidRPr="005C2466" w:rsidDel="002D0AC6" w:rsidRDefault="00530319" w:rsidP="00D94B3B">
      <w:pPr>
        <w:rPr>
          <w:ins w:id="610" w:author="Arulthevan, Yuroshyini" w:date="2020-05-19T09:14:00Z"/>
          <w:del w:id="611" w:author="Rosli, Nur Nashriq Nadira" w:date="2021-10-06T16:50:00Z"/>
          <w:rFonts w:ascii="Arial" w:hAnsi="Arial" w:cs="Arial"/>
          <w:sz w:val="22"/>
          <w:szCs w:val="22"/>
        </w:rPr>
      </w:pPr>
    </w:p>
    <w:p w14:paraId="797ADF47" w14:textId="5D9D4B6B" w:rsidR="00530319" w:rsidRPr="005C2466" w:rsidDel="002D0AC6" w:rsidRDefault="00530319" w:rsidP="00D94B3B">
      <w:pPr>
        <w:rPr>
          <w:ins w:id="612" w:author="Arulthevan, Yuroshyini" w:date="2020-05-19T09:14:00Z"/>
          <w:del w:id="613" w:author="Rosli, Nur Nashriq Nadira" w:date="2021-10-06T16:50:00Z"/>
          <w:rFonts w:ascii="Arial" w:hAnsi="Arial" w:cs="Arial"/>
          <w:sz w:val="22"/>
          <w:szCs w:val="22"/>
        </w:rPr>
      </w:pPr>
    </w:p>
    <w:p w14:paraId="0F1BF405" w14:textId="76631E1C" w:rsidR="00530319" w:rsidRPr="005C2466" w:rsidDel="002D0AC6" w:rsidRDefault="00530319" w:rsidP="00D94B3B">
      <w:pPr>
        <w:rPr>
          <w:ins w:id="614" w:author="Arulthevan, Yuroshyini" w:date="2020-05-19T09:14:00Z"/>
          <w:del w:id="615" w:author="Rosli, Nur Nashriq Nadira" w:date="2021-10-06T16:50:00Z"/>
          <w:rFonts w:ascii="Arial" w:hAnsi="Arial" w:cs="Arial"/>
          <w:sz w:val="22"/>
          <w:szCs w:val="22"/>
        </w:rPr>
      </w:pPr>
    </w:p>
    <w:p w14:paraId="31BA90A8" w14:textId="53871AFF" w:rsidR="00530319" w:rsidRPr="005C2466" w:rsidDel="002D0AC6" w:rsidRDefault="00530319" w:rsidP="00D94B3B">
      <w:pPr>
        <w:rPr>
          <w:ins w:id="616" w:author="Arulthevan, Yuroshyini" w:date="2020-05-19T09:14:00Z"/>
          <w:del w:id="617" w:author="Rosli, Nur Nashriq Nadira" w:date="2021-10-06T16:50:00Z"/>
          <w:rFonts w:ascii="Arial" w:hAnsi="Arial" w:cs="Arial"/>
          <w:sz w:val="22"/>
          <w:szCs w:val="22"/>
        </w:rPr>
      </w:pPr>
    </w:p>
    <w:p w14:paraId="726027DC" w14:textId="0123882D" w:rsidR="00530319" w:rsidRPr="005C2466" w:rsidDel="002D0AC6" w:rsidRDefault="00530319" w:rsidP="00D94B3B">
      <w:pPr>
        <w:rPr>
          <w:ins w:id="618" w:author="Arulthevan, Yuroshyini" w:date="2020-05-19T09:14:00Z"/>
          <w:del w:id="619" w:author="Rosli, Nur Nashriq Nadira" w:date="2021-10-06T16:50:00Z"/>
          <w:rFonts w:ascii="Arial" w:hAnsi="Arial" w:cs="Arial"/>
          <w:sz w:val="22"/>
          <w:szCs w:val="22"/>
        </w:rPr>
      </w:pPr>
    </w:p>
    <w:p w14:paraId="4C06C18D" w14:textId="4B2BCA2A" w:rsidR="00530319" w:rsidRPr="005C2466" w:rsidDel="002D0AC6" w:rsidRDefault="00530319" w:rsidP="00D94B3B">
      <w:pPr>
        <w:rPr>
          <w:ins w:id="620" w:author="Arulthevan, Yuroshyini" w:date="2020-05-19T09:14:00Z"/>
          <w:del w:id="621" w:author="Rosli, Nur Nashriq Nadira" w:date="2021-10-06T16:50:00Z"/>
          <w:rFonts w:ascii="Arial" w:hAnsi="Arial" w:cs="Arial"/>
          <w:sz w:val="22"/>
          <w:szCs w:val="22"/>
        </w:rPr>
      </w:pPr>
    </w:p>
    <w:p w14:paraId="409BCCB6" w14:textId="69F7805A" w:rsidR="00530319" w:rsidRPr="005C2466" w:rsidDel="002D0AC6" w:rsidRDefault="00530319" w:rsidP="00D94B3B">
      <w:pPr>
        <w:rPr>
          <w:ins w:id="622" w:author="Arulthevan, Yuroshyini" w:date="2020-05-19T09:14:00Z"/>
          <w:del w:id="623" w:author="Rosli, Nur Nashriq Nadira" w:date="2021-10-06T16:50:00Z"/>
          <w:rFonts w:ascii="Arial" w:hAnsi="Arial" w:cs="Arial"/>
          <w:sz w:val="22"/>
          <w:szCs w:val="22"/>
        </w:rPr>
      </w:pPr>
    </w:p>
    <w:p w14:paraId="5DBF9B63" w14:textId="5703F2DB" w:rsidR="00530319" w:rsidRPr="005C2466" w:rsidDel="002D0AC6" w:rsidRDefault="00530319" w:rsidP="00D94B3B">
      <w:pPr>
        <w:rPr>
          <w:ins w:id="624" w:author="Arulthevan, Yuroshyini" w:date="2020-05-19T09:14:00Z"/>
          <w:del w:id="625" w:author="Rosli, Nur Nashriq Nadira" w:date="2021-10-06T16:50:00Z"/>
          <w:rFonts w:ascii="Arial" w:hAnsi="Arial" w:cs="Arial"/>
          <w:sz w:val="22"/>
          <w:szCs w:val="22"/>
        </w:rPr>
      </w:pPr>
    </w:p>
    <w:p w14:paraId="7A579E0E" w14:textId="4D88A68E" w:rsidR="00530319" w:rsidRPr="005C2466" w:rsidDel="002D0AC6" w:rsidRDefault="00530319" w:rsidP="00D94B3B">
      <w:pPr>
        <w:rPr>
          <w:ins w:id="626" w:author="Arulthevan, Yuroshyini" w:date="2020-05-19T09:14:00Z"/>
          <w:del w:id="627" w:author="Rosli, Nur Nashriq Nadira" w:date="2021-10-06T16:50:00Z"/>
          <w:rFonts w:ascii="Arial" w:hAnsi="Arial" w:cs="Arial"/>
          <w:sz w:val="22"/>
          <w:szCs w:val="22"/>
        </w:rPr>
      </w:pPr>
    </w:p>
    <w:p w14:paraId="02D574F6" w14:textId="0E6A7E1D" w:rsidR="00530319" w:rsidRPr="005C2466" w:rsidDel="002D0AC6" w:rsidRDefault="00530319" w:rsidP="00D94B3B">
      <w:pPr>
        <w:rPr>
          <w:ins w:id="628" w:author="Arulthevan, Yuroshyini" w:date="2020-05-19T09:14:00Z"/>
          <w:del w:id="629" w:author="Rosli, Nur Nashriq Nadira" w:date="2021-10-06T16:50:00Z"/>
          <w:rFonts w:ascii="Arial" w:hAnsi="Arial" w:cs="Arial"/>
          <w:sz w:val="22"/>
          <w:szCs w:val="22"/>
        </w:rPr>
      </w:pPr>
    </w:p>
    <w:p w14:paraId="685BAE98" w14:textId="2674E0EC" w:rsidR="00530319" w:rsidRPr="005C2466" w:rsidDel="002D0AC6" w:rsidRDefault="00530319" w:rsidP="00D94B3B">
      <w:pPr>
        <w:rPr>
          <w:ins w:id="630" w:author="Arulthevan, Yuroshyini" w:date="2020-05-19T09:14:00Z"/>
          <w:del w:id="631" w:author="Rosli, Nur Nashriq Nadira" w:date="2021-10-06T16:50:00Z"/>
          <w:rFonts w:ascii="Arial" w:hAnsi="Arial" w:cs="Arial"/>
          <w:sz w:val="22"/>
          <w:szCs w:val="22"/>
        </w:rPr>
      </w:pPr>
    </w:p>
    <w:p w14:paraId="4657EA50" w14:textId="6CE59506" w:rsidR="00530319" w:rsidRPr="005C2466" w:rsidDel="002D0AC6" w:rsidRDefault="00530319" w:rsidP="00D94B3B">
      <w:pPr>
        <w:rPr>
          <w:ins w:id="632" w:author="Arulthevan, Yuroshyini" w:date="2020-05-19T09:14:00Z"/>
          <w:del w:id="633" w:author="Rosli, Nur Nashriq Nadira" w:date="2021-10-06T16:50:00Z"/>
          <w:rFonts w:ascii="Arial" w:hAnsi="Arial" w:cs="Arial"/>
          <w:sz w:val="22"/>
          <w:szCs w:val="22"/>
        </w:rPr>
      </w:pPr>
    </w:p>
    <w:p w14:paraId="3B553722" w14:textId="3E92F879" w:rsidR="00530319" w:rsidRPr="005C2466" w:rsidDel="002D0AC6" w:rsidRDefault="00530319" w:rsidP="00D94B3B">
      <w:pPr>
        <w:rPr>
          <w:ins w:id="634" w:author="Arulthevan, Yuroshyini" w:date="2020-05-19T09:14:00Z"/>
          <w:del w:id="635" w:author="Rosli, Nur Nashriq Nadira" w:date="2021-10-06T16:50:00Z"/>
          <w:rFonts w:ascii="Arial" w:hAnsi="Arial" w:cs="Arial"/>
          <w:sz w:val="22"/>
          <w:szCs w:val="22"/>
        </w:rPr>
      </w:pPr>
    </w:p>
    <w:p w14:paraId="23328DA7" w14:textId="2E5829F2" w:rsidR="007D0062" w:rsidRPr="005C2466" w:rsidDel="008F760B" w:rsidRDefault="009538F8">
      <w:pPr>
        <w:rPr>
          <w:del w:id="636" w:author="Rosli, Nur Nashriq Nadira" w:date="2020-04-06T12:46:00Z"/>
          <w:rFonts w:ascii="Arial" w:hAnsi="Arial" w:cs="Arial"/>
          <w:b/>
          <w:sz w:val="22"/>
          <w:szCs w:val="22"/>
        </w:rPr>
      </w:pPr>
      <w:del w:id="637" w:author="Rosli, Nur Nashriq Nadira" w:date="2020-04-06T12:44:00Z">
        <w:r w:rsidRPr="005C2466" w:rsidDel="008F760B">
          <w:rPr>
            <w:rFonts w:ascii="Arial" w:hAnsi="Arial" w:cs="Arial"/>
            <w:sz w:val="22"/>
            <w:szCs w:val="22"/>
          </w:rPr>
          <w:delText>for nod</w:delText>
        </w:r>
        <w:r w:rsidRPr="005C2466" w:rsidDel="008F760B">
          <w:rPr>
            <w:rFonts w:ascii="Arial" w:hAnsi="Arial" w:cs="Arial"/>
            <w:b/>
            <w:sz w:val="22"/>
            <w:szCs w:val="22"/>
            <w:rPrChange w:id="638" w:author="Rosli, Nur Nashriq Nadira" w:date="2021-10-06T17:32:00Z">
              <w:rPr>
                <w:rFonts w:ascii="Arial" w:hAnsi="Arial" w:cs="Arial"/>
                <w:sz w:val="22"/>
                <w:szCs w:val="22"/>
              </w:rPr>
            </w:rPrChange>
          </w:rPr>
          <w:delText xml:space="preserve">e </w:delText>
        </w:r>
      </w:del>
      <w:del w:id="639" w:author="Rosli, Nur Nashriq Nadira" w:date="2020-04-06T12:46:00Z">
        <w:r w:rsidRPr="005C2466" w:rsidDel="008F760B">
          <w:rPr>
            <w:rFonts w:ascii="Arial" w:hAnsi="Arial" w:cs="Arial"/>
            <w:sz w:val="22"/>
            <w:szCs w:val="22"/>
          </w:rPr>
          <w:delText xml:space="preserve">HOELPELNET212 in requisition </w:delText>
        </w:r>
        <w:r w:rsidRPr="005C2466" w:rsidDel="008F760B">
          <w:rPr>
            <w:rFonts w:ascii="Arial" w:hAnsi="Arial" w:cs="Arial"/>
            <w:b/>
            <w:sz w:val="22"/>
            <w:szCs w:val="22"/>
            <w:rPrChange w:id="640" w:author="Rosli, Nur Nashriq Nadira" w:date="2021-10-06T17:32:00Z">
              <w:rPr>
                <w:rFonts w:ascii="Arial" w:hAnsi="Arial" w:cs="Arial"/>
                <w:sz w:val="22"/>
                <w:szCs w:val="22"/>
              </w:rPr>
            </w:rPrChange>
          </w:rPr>
          <w:delText>Opennms</w:delText>
        </w:r>
      </w:del>
    </w:p>
    <w:p w14:paraId="1AD1989A" w14:textId="77777777" w:rsidR="004C4A79" w:rsidRPr="005C2466" w:rsidRDefault="001C3AD5">
      <w:pPr>
        <w:rPr>
          <w:ins w:id="641" w:author="Rosli, Nur Nashriq Nadira" w:date="2020-04-08T14:04:00Z"/>
          <w:rStyle w:val="Hyperlink"/>
          <w:rFonts w:ascii="Arial" w:hAnsi="Arial" w:cs="Arial"/>
          <w:b/>
          <w:color w:val="auto"/>
          <w:sz w:val="22"/>
          <w:szCs w:val="22"/>
          <w:u w:val="none"/>
        </w:rPr>
      </w:pPr>
      <w:ins w:id="642" w:author="Rosli, Nur Nashriq Nadira" w:date="2020-04-06T16:15:00Z">
        <w:r w:rsidRPr="005C2466">
          <w:rPr>
            <w:rStyle w:val="Hyperlink"/>
            <w:rFonts w:ascii="Arial" w:hAnsi="Arial" w:cs="Arial"/>
            <w:b/>
            <w:color w:val="auto"/>
            <w:sz w:val="22"/>
            <w:szCs w:val="22"/>
            <w:u w:val="none"/>
            <w:rPrChange w:id="643" w:author="Rosli, Nur Nashriq Nadira" w:date="2021-10-06T17:32:00Z">
              <w:rPr>
                <w:rStyle w:val="Hyperlink"/>
                <w:rFonts w:ascii="Arial" w:hAnsi="Arial" w:cs="Arial"/>
                <w:sz w:val="22"/>
              </w:rPr>
            </w:rPrChange>
          </w:rPr>
          <w:t>Measurements API</w:t>
        </w:r>
      </w:ins>
    </w:p>
    <w:p w14:paraId="47ACF959" w14:textId="77777777" w:rsidR="004C4A79" w:rsidRPr="005C2466" w:rsidRDefault="004C4A79">
      <w:pPr>
        <w:rPr>
          <w:ins w:id="644" w:author="Rosli, Nur Nashriq Nadira" w:date="2020-04-08T14:04:00Z"/>
          <w:rFonts w:ascii="Arial" w:hAnsi="Arial" w:cs="Arial"/>
          <w:b/>
          <w:sz w:val="22"/>
          <w:szCs w:val="22"/>
        </w:rPr>
      </w:pPr>
    </w:p>
    <w:p w14:paraId="76D1382D" w14:textId="54798A8D" w:rsidR="004C4A79" w:rsidRPr="005C2466" w:rsidRDefault="004C4A79">
      <w:pPr>
        <w:rPr>
          <w:ins w:id="645" w:author="Rosli, Nur Nashriq Nadira" w:date="2020-04-08T13:58:00Z"/>
          <w:rStyle w:val="Hyperlink"/>
          <w:rFonts w:ascii="Arial" w:hAnsi="Arial" w:cs="Arial"/>
          <w:b/>
          <w:color w:val="auto"/>
          <w:sz w:val="20"/>
          <w:szCs w:val="22"/>
          <w:u w:val="none"/>
          <w:rPrChange w:id="646" w:author="Rosli, Nur Nashriq Nadira" w:date="2021-10-06T17:33:00Z">
            <w:rPr>
              <w:ins w:id="647" w:author="Rosli, Nur Nashriq Nadira" w:date="2020-04-08T13:58:00Z"/>
              <w:rStyle w:val="Hyperlink"/>
              <w:rFonts w:ascii="Arial" w:hAnsi="Arial" w:cs="Arial"/>
              <w:b/>
              <w:color w:val="auto"/>
              <w:sz w:val="22"/>
              <w:szCs w:val="22"/>
              <w:u w:val="none"/>
            </w:rPr>
          </w:rPrChange>
        </w:rPr>
      </w:pPr>
      <w:ins w:id="648" w:author="Rosli, Nur Nashriq Nadira" w:date="2020-04-08T14:04:00Z">
        <w:r w:rsidRPr="005C2466">
          <w:rPr>
            <w:rFonts w:ascii="Arial" w:hAnsi="Arial" w:cs="Arial"/>
            <w:b/>
            <w:sz w:val="20"/>
            <w:szCs w:val="22"/>
            <w:rPrChange w:id="649" w:author="Rosli, Nur Nashriq Nadira" w:date="2021-10-06T17:33:00Z">
              <w:rPr>
                <w:rFonts w:ascii="Arial" w:hAnsi="Arial" w:cs="Arial"/>
                <w:b/>
                <w:sz w:val="22"/>
                <w:szCs w:val="22"/>
              </w:rPr>
            </w:rPrChange>
          </w:rPr>
          <w:t xml:space="preserve">NOTE: </w:t>
        </w:r>
        <w:r w:rsidRPr="005C2466">
          <w:rPr>
            <w:rFonts w:ascii="Arial" w:hAnsi="Arial" w:cs="Arial"/>
            <w:sz w:val="20"/>
            <w:szCs w:val="22"/>
            <w:rPrChange w:id="650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>Measurements API can be used to render the values of the attribute</w:t>
        </w:r>
      </w:ins>
      <w:ins w:id="651" w:author="Rosli, Nur Nashriq Nadira" w:date="2020-04-08T14:06:00Z">
        <w:r w:rsidRPr="005C2466">
          <w:rPr>
            <w:rFonts w:ascii="Arial" w:hAnsi="Arial" w:cs="Arial"/>
            <w:sz w:val="20"/>
            <w:szCs w:val="22"/>
            <w:rPrChange w:id="652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>s</w:t>
        </w:r>
      </w:ins>
      <w:ins w:id="653" w:author="Rosli, Nur Nashriq Nadira" w:date="2020-04-08T14:04:00Z">
        <w:r w:rsidRPr="005C2466">
          <w:rPr>
            <w:rFonts w:ascii="Arial" w:hAnsi="Arial" w:cs="Arial"/>
            <w:sz w:val="20"/>
            <w:szCs w:val="22"/>
            <w:rPrChange w:id="654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 xml:space="preserve"> associated with a particular resource</w:t>
        </w:r>
      </w:ins>
    </w:p>
    <w:p w14:paraId="23328DA8" w14:textId="6A98A13E" w:rsidR="009538F8" w:rsidRPr="005C2466" w:rsidDel="001C3AD5" w:rsidRDefault="001C3AD5">
      <w:pPr>
        <w:rPr>
          <w:del w:id="655" w:author="Rosli, Nur Nashriq Nadira" w:date="2020-04-06T16:14:00Z"/>
          <w:rStyle w:val="Hyperlink"/>
          <w:rFonts w:ascii="Arial" w:hAnsi="Arial" w:cs="Arial"/>
          <w:b/>
          <w:color w:val="auto"/>
          <w:sz w:val="20"/>
          <w:szCs w:val="22"/>
          <w:u w:val="none"/>
          <w:rPrChange w:id="656" w:author="Rosli, Nur Nashriq Nadira" w:date="2021-10-06T17:33:00Z">
            <w:rPr>
              <w:del w:id="657" w:author="Rosli, Nur Nashriq Nadira" w:date="2020-04-06T16:14:00Z"/>
              <w:rStyle w:val="Hyperlink"/>
              <w:rFonts w:ascii="Arial" w:hAnsi="Arial" w:cs="Arial"/>
              <w:sz w:val="22"/>
            </w:rPr>
          </w:rPrChange>
        </w:rPr>
      </w:pPr>
      <w:del w:id="658" w:author="Rosli, Nur Nashriq Nadira" w:date="2020-04-06T16:14:00Z">
        <w:r w:rsidRPr="005C2466" w:rsidDel="001C3AD5">
          <w:rPr>
            <w:rStyle w:val="Hyperlink"/>
            <w:rFonts w:ascii="Arial" w:hAnsi="Arial" w:cs="Arial"/>
            <w:b/>
            <w:color w:val="auto"/>
            <w:sz w:val="20"/>
            <w:szCs w:val="22"/>
            <w:u w:val="none"/>
            <w:rPrChange w:id="659" w:author="Rosli, Nur Nashriq Nadira" w:date="2021-10-06T17:33:00Z">
              <w:rPr>
                <w:rStyle w:val="Hyperlink"/>
                <w:rFonts w:ascii="Arial" w:hAnsi="Arial" w:cs="Arial"/>
                <w:sz w:val="22"/>
              </w:rPr>
            </w:rPrChange>
          </w:rPr>
          <w:fldChar w:fldCharType="begin"/>
        </w:r>
        <w:r w:rsidRPr="005C2466" w:rsidDel="001C3AD5">
          <w:rPr>
            <w:rStyle w:val="Hyperlink"/>
            <w:rFonts w:ascii="Arial" w:hAnsi="Arial" w:cs="Arial"/>
            <w:b/>
            <w:color w:val="auto"/>
            <w:sz w:val="20"/>
            <w:szCs w:val="22"/>
            <w:u w:val="none"/>
            <w:rPrChange w:id="660" w:author="Rosli, Nur Nashriq Nadira" w:date="2021-10-06T17:33:00Z">
              <w:rPr>
                <w:rStyle w:val="Hyperlink"/>
                <w:rFonts w:ascii="Arial" w:hAnsi="Arial" w:cs="Arial"/>
                <w:sz w:val="22"/>
              </w:rPr>
            </w:rPrChange>
          </w:rPr>
          <w:delInstrText xml:space="preserve"> HYPERLINK "https://onms.ups.xom.com/opennmsapi/rest/resources/node%5BOpennms:HOELPELNET212%5D" </w:delInstrText>
        </w:r>
        <w:r w:rsidRPr="005C2466" w:rsidDel="001C3AD5">
          <w:rPr>
            <w:rStyle w:val="Hyperlink"/>
            <w:rFonts w:ascii="Arial" w:hAnsi="Arial" w:cs="Arial"/>
            <w:b/>
            <w:color w:val="auto"/>
            <w:sz w:val="20"/>
            <w:szCs w:val="22"/>
            <w:u w:val="none"/>
            <w:rPrChange w:id="661" w:author="Rosli, Nur Nashriq Nadira" w:date="2021-10-06T17:33:00Z">
              <w:rPr>
                <w:rStyle w:val="Hyperlink"/>
                <w:rFonts w:ascii="Arial" w:hAnsi="Arial" w:cs="Arial"/>
                <w:sz w:val="22"/>
              </w:rPr>
            </w:rPrChange>
          </w:rPr>
          <w:fldChar w:fldCharType="separate"/>
        </w:r>
        <w:r w:rsidR="00877331" w:rsidRPr="005C2466" w:rsidDel="001C3AD5">
          <w:rPr>
            <w:rStyle w:val="Hyperlink"/>
            <w:rFonts w:ascii="Arial" w:hAnsi="Arial" w:cs="Arial"/>
            <w:b/>
            <w:color w:val="auto"/>
            <w:sz w:val="20"/>
            <w:szCs w:val="22"/>
            <w:u w:val="none"/>
            <w:rPrChange w:id="662" w:author="Rosli, Nur Nashriq Nadira" w:date="2021-10-06T17:33:00Z">
              <w:rPr>
                <w:rStyle w:val="Hyperlink"/>
                <w:rFonts w:ascii="Arial" w:hAnsi="Arial" w:cs="Arial"/>
                <w:sz w:val="22"/>
              </w:rPr>
            </w:rPrChange>
          </w:rPr>
          <w:delText>https://onms.ups.xom.com/opennmsapi/rest/resources/node%5BOpennms:HOELPELNET212%5D</w:delText>
        </w:r>
        <w:r w:rsidRPr="005C2466" w:rsidDel="001C3AD5">
          <w:rPr>
            <w:rStyle w:val="Hyperlink"/>
            <w:rFonts w:ascii="Arial" w:hAnsi="Arial" w:cs="Arial"/>
            <w:b/>
            <w:color w:val="auto"/>
            <w:sz w:val="20"/>
            <w:szCs w:val="22"/>
            <w:u w:val="none"/>
            <w:rPrChange w:id="663" w:author="Rosli, Nur Nashriq Nadira" w:date="2021-10-06T17:33:00Z">
              <w:rPr>
                <w:rStyle w:val="Hyperlink"/>
                <w:rFonts w:ascii="Arial" w:hAnsi="Arial" w:cs="Arial"/>
                <w:sz w:val="22"/>
              </w:rPr>
            </w:rPrChange>
          </w:rPr>
          <w:fldChar w:fldCharType="end"/>
        </w:r>
      </w:del>
    </w:p>
    <w:p w14:paraId="1EADBA50" w14:textId="77777777" w:rsidR="001C5976" w:rsidRPr="005C2466" w:rsidRDefault="001C5976">
      <w:pPr>
        <w:pStyle w:val="ListParagraph"/>
        <w:rPr>
          <w:ins w:id="664" w:author="Rosli, Nur Nashriq Nadira" w:date="2020-04-06T11:17:00Z"/>
          <w:rFonts w:ascii="Arial" w:hAnsi="Arial" w:cs="Arial"/>
          <w:sz w:val="20"/>
          <w:szCs w:val="22"/>
          <w:rPrChange w:id="665" w:author="Rosli, Nur Nashriq Nadira" w:date="2021-10-06T17:33:00Z">
            <w:rPr>
              <w:ins w:id="666" w:author="Rosli, Nur Nashriq Nadira" w:date="2020-04-06T11:17:00Z"/>
              <w:rFonts w:ascii="Arial" w:hAnsi="Arial" w:cs="Arial"/>
              <w:sz w:val="22"/>
              <w:szCs w:val="22"/>
            </w:rPr>
          </w:rPrChange>
        </w:rPr>
        <w:pPrChange w:id="667" w:author="Rosli, Nur Nashriq Nadira" w:date="2020-04-06T11:18:00Z">
          <w:pPr/>
        </w:pPrChange>
      </w:pPr>
    </w:p>
    <w:p w14:paraId="6965CF83" w14:textId="20E6936C" w:rsidR="00442DEB" w:rsidRPr="005C2466" w:rsidRDefault="00877331">
      <w:pPr>
        <w:rPr>
          <w:ins w:id="668" w:author="Rosli, Nur Nashriq Nadira" w:date="2020-04-06T16:40:00Z"/>
          <w:rFonts w:ascii="Arial" w:hAnsi="Arial" w:cs="Arial"/>
          <w:sz w:val="20"/>
          <w:szCs w:val="22"/>
          <w:rPrChange w:id="669" w:author="Rosli, Nur Nashriq Nadira" w:date="2021-10-06T17:33:00Z">
            <w:rPr>
              <w:ins w:id="670" w:author="Rosli, Nur Nashriq Nadira" w:date="2020-04-06T16:40:00Z"/>
              <w:rFonts w:ascii="Arial" w:hAnsi="Arial" w:cs="Arial"/>
              <w:sz w:val="22"/>
              <w:szCs w:val="22"/>
            </w:rPr>
          </w:rPrChange>
        </w:rPr>
      </w:pPr>
      <w:del w:id="671" w:author="Rosli, Nur Nashriq Nadira" w:date="2020-04-08T14:14:00Z">
        <w:r w:rsidRPr="005C2466" w:rsidDel="00991DA9">
          <w:rPr>
            <w:rFonts w:ascii="Arial" w:hAnsi="Arial" w:cs="Arial"/>
            <w:sz w:val="20"/>
            <w:szCs w:val="22"/>
            <w:rPrChange w:id="672" w:author="Rosli, Nur Nashriq Nadira" w:date="2021-10-06T17:33:00Z">
              <w:rPr/>
            </w:rPrChange>
          </w:rPr>
          <w:delText>R</w:delText>
        </w:r>
      </w:del>
      <w:ins w:id="673" w:author="Rosli, Nur Nashriq Nadira" w:date="2020-04-08T14:14:00Z">
        <w:r w:rsidR="00991DA9" w:rsidRPr="005C2466">
          <w:rPr>
            <w:rFonts w:ascii="Arial" w:hAnsi="Arial" w:cs="Arial"/>
            <w:sz w:val="20"/>
            <w:szCs w:val="22"/>
            <w:rPrChange w:id="674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>R</w:t>
        </w:r>
      </w:ins>
      <w:r w:rsidRPr="005C2466">
        <w:rPr>
          <w:rFonts w:ascii="Arial" w:hAnsi="Arial" w:cs="Arial"/>
          <w:sz w:val="20"/>
          <w:szCs w:val="22"/>
          <w:rPrChange w:id="675" w:author="Rosli, Nur Nashriq Nadira" w:date="2021-10-06T17:33:00Z">
            <w:rPr/>
          </w:rPrChange>
        </w:rPr>
        <w:t>etrieve</w:t>
      </w:r>
      <w:ins w:id="676" w:author="Rosli, Nur Nashriq Nadira" w:date="2020-04-06T16:47:00Z">
        <w:r w:rsidR="008117C2" w:rsidRPr="005C2466">
          <w:rPr>
            <w:rFonts w:ascii="Arial" w:hAnsi="Arial" w:cs="Arial"/>
            <w:sz w:val="20"/>
            <w:szCs w:val="22"/>
            <w:rPrChange w:id="677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 xml:space="preserve"> </w:t>
        </w:r>
      </w:ins>
      <w:ins w:id="678" w:author="Rosli, Nur Nashriq Nadira" w:date="2020-04-06T16:51:00Z">
        <w:r w:rsidR="008117C2" w:rsidRPr="005C2466">
          <w:rPr>
            <w:rFonts w:ascii="Arial" w:hAnsi="Arial" w:cs="Arial"/>
            <w:sz w:val="20"/>
            <w:szCs w:val="22"/>
            <w:rPrChange w:id="679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>the measurements</w:t>
        </w:r>
      </w:ins>
      <w:ins w:id="680" w:author="Rosli, Nur Nashriq Nadira" w:date="2020-04-07T09:41:00Z">
        <w:r w:rsidR="007B6385" w:rsidRPr="005C2466">
          <w:rPr>
            <w:rFonts w:ascii="Arial" w:hAnsi="Arial" w:cs="Arial"/>
            <w:sz w:val="20"/>
            <w:szCs w:val="22"/>
            <w:rPrChange w:id="681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 xml:space="preserve"> </w:t>
        </w:r>
      </w:ins>
      <w:ins w:id="682" w:author="Rosli, Nur Nashriq Nadira" w:date="2020-04-07T09:42:00Z">
        <w:r w:rsidR="007B6385" w:rsidRPr="005C2466">
          <w:rPr>
            <w:rFonts w:ascii="Arial" w:hAnsi="Arial" w:cs="Arial"/>
            <w:sz w:val="20"/>
            <w:szCs w:val="22"/>
            <w:rPrChange w:id="683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 xml:space="preserve">for </w:t>
        </w:r>
      </w:ins>
      <w:ins w:id="684" w:author="Rosli, Nur Nashriq Nadira" w:date="2020-04-06T16:51:00Z">
        <w:r w:rsidR="008117C2" w:rsidRPr="005C2466">
          <w:rPr>
            <w:rFonts w:ascii="Arial" w:hAnsi="Arial" w:cs="Arial"/>
            <w:sz w:val="20"/>
            <w:szCs w:val="22"/>
            <w:rPrChange w:id="685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>a single attribute</w:t>
        </w:r>
      </w:ins>
      <w:ins w:id="686" w:author="Rosli, Nur Nashriq Nadira" w:date="2020-04-07T09:35:00Z">
        <w:r w:rsidR="007B6385" w:rsidRPr="005C2466">
          <w:rPr>
            <w:rFonts w:ascii="Arial" w:hAnsi="Arial" w:cs="Arial"/>
            <w:sz w:val="20"/>
            <w:szCs w:val="22"/>
            <w:rPrChange w:id="687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 xml:space="preserve"> from</w:t>
        </w:r>
      </w:ins>
      <w:ins w:id="688" w:author="Rosli, Nur Nashriq Nadira" w:date="2020-04-07T09:36:00Z">
        <w:r w:rsidR="007B6385" w:rsidRPr="005C2466">
          <w:rPr>
            <w:rFonts w:ascii="Arial" w:hAnsi="Arial" w:cs="Arial"/>
            <w:sz w:val="20"/>
            <w:szCs w:val="22"/>
            <w:rPrChange w:id="689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 xml:space="preserve"> a resource </w:t>
        </w:r>
      </w:ins>
      <w:del w:id="690" w:author="Rosli, Nur Nashriq Nadira" w:date="2020-04-06T16:48:00Z">
        <w:r w:rsidRPr="005C2466" w:rsidDel="008117C2">
          <w:rPr>
            <w:rFonts w:ascii="Arial" w:hAnsi="Arial" w:cs="Arial"/>
            <w:sz w:val="20"/>
            <w:szCs w:val="22"/>
            <w:rPrChange w:id="691" w:author="Rosli, Nur Nashriq Nadira" w:date="2021-10-06T17:33:00Z">
              <w:rPr/>
            </w:rPrChange>
          </w:rPr>
          <w:delText xml:space="preserve"> the</w:delText>
        </w:r>
      </w:del>
      <w:del w:id="692" w:author="Rosli, Nur Nashriq Nadira" w:date="2020-04-06T16:51:00Z">
        <w:r w:rsidRPr="005C2466" w:rsidDel="008117C2">
          <w:rPr>
            <w:rFonts w:ascii="Arial" w:hAnsi="Arial" w:cs="Arial"/>
            <w:sz w:val="20"/>
            <w:szCs w:val="22"/>
            <w:rPrChange w:id="693" w:author="Rosli, Nur Nashriq Nadira" w:date="2021-10-06T17:33:00Z">
              <w:rPr/>
            </w:rPrChange>
          </w:rPr>
          <w:delText xml:space="preserve"> </w:delText>
        </w:r>
      </w:del>
      <w:del w:id="694" w:author="Rosli, Nur Nashriq Nadira" w:date="2020-04-06T16:32:00Z">
        <w:r w:rsidRPr="005C2466" w:rsidDel="00442DEB">
          <w:rPr>
            <w:rFonts w:ascii="Arial" w:hAnsi="Arial" w:cs="Arial"/>
            <w:sz w:val="20"/>
            <w:szCs w:val="22"/>
            <w:rPrChange w:id="695" w:author="Rosli, Nur Nashriq Nadira" w:date="2021-10-06T17:33:00Z">
              <w:rPr/>
            </w:rPrChange>
          </w:rPr>
          <w:delText xml:space="preserve">node </w:delText>
        </w:r>
      </w:del>
      <w:ins w:id="696" w:author="Rosli, Nur Nashriq Nadira" w:date="2020-04-06T16:51:00Z">
        <w:r w:rsidR="007B6385" w:rsidRPr="005C2466">
          <w:rPr>
            <w:rFonts w:ascii="Arial" w:hAnsi="Arial" w:cs="Arial"/>
            <w:sz w:val="20"/>
            <w:szCs w:val="22"/>
            <w:rPrChange w:id="697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>of a</w:t>
        </w:r>
        <w:r w:rsidR="008117C2" w:rsidRPr="005C2466">
          <w:rPr>
            <w:rFonts w:ascii="Arial" w:hAnsi="Arial" w:cs="Arial"/>
            <w:sz w:val="20"/>
            <w:szCs w:val="22"/>
            <w:rPrChange w:id="698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 xml:space="preserve"> node</w:t>
        </w:r>
      </w:ins>
    </w:p>
    <w:p w14:paraId="45C218AB" w14:textId="25CDBECA" w:rsidR="004C4A79" w:rsidRPr="005C2466" w:rsidDel="00530319" w:rsidRDefault="00530319">
      <w:pPr>
        <w:rPr>
          <w:ins w:id="699" w:author="Rosli, Nur Nashriq Nadira" w:date="2020-04-08T14:08:00Z"/>
          <w:del w:id="700" w:author="Arulthevan, Yuroshyini" w:date="2020-05-19T09:14:00Z"/>
          <w:rFonts w:ascii="Arial" w:hAnsi="Arial" w:cs="Arial"/>
          <w:sz w:val="20"/>
          <w:szCs w:val="22"/>
          <w:rPrChange w:id="701" w:author="Rosli, Nur Nashriq Nadira" w:date="2021-10-06T17:33:00Z">
            <w:rPr>
              <w:ins w:id="702" w:author="Rosli, Nur Nashriq Nadira" w:date="2020-04-08T14:08:00Z"/>
              <w:del w:id="703" w:author="Arulthevan, Yuroshyini" w:date="2020-05-19T09:14:00Z"/>
              <w:rFonts w:ascii="Arial" w:hAnsi="Arial" w:cs="Arial"/>
              <w:sz w:val="22"/>
              <w:szCs w:val="22"/>
            </w:rPr>
          </w:rPrChange>
        </w:rPr>
      </w:pPr>
      <w:ins w:id="704" w:author="Arulthevan, Yuroshyini" w:date="2020-05-19T09:14:00Z">
        <w:r w:rsidRPr="005C2466">
          <w:rPr>
            <w:rFonts w:ascii="Arial" w:hAnsi="Arial" w:cs="Arial"/>
            <w:sz w:val="20"/>
            <w:szCs w:val="22"/>
            <w:rPrChange w:id="705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 xml:space="preserve">Example: </w:t>
        </w:r>
      </w:ins>
      <w:ins w:id="706" w:author="Rosli, Nur Nashriq Nadira" w:date="2020-04-08T14:14:00Z">
        <w:del w:id="707" w:author="Arulthevan, Yuroshyini" w:date="2020-05-19T09:14:00Z">
          <w:r w:rsidR="00991DA9" w:rsidRPr="005C2466" w:rsidDel="00530319">
            <w:rPr>
              <w:rFonts w:ascii="Arial" w:hAnsi="Arial" w:cs="Arial"/>
              <w:sz w:val="20"/>
              <w:szCs w:val="22"/>
              <w:rPrChange w:id="708" w:author="Rosli, Nur Nashriq Nadira" w:date="2021-10-06T17:33:00Z">
                <w:rPr>
                  <w:rFonts w:ascii="Arial" w:hAnsi="Arial" w:cs="Arial"/>
                  <w:sz w:val="22"/>
                  <w:szCs w:val="22"/>
                </w:rPr>
              </w:rPrChange>
            </w:rPr>
            <w:delText>e.g.</w:delText>
          </w:r>
        </w:del>
      </w:ins>
    </w:p>
    <w:p w14:paraId="0CC906C6" w14:textId="3A6CD02F" w:rsidR="008B2BE0" w:rsidRPr="005C2466" w:rsidRDefault="00BC5EA5">
      <w:pPr>
        <w:rPr>
          <w:ins w:id="709" w:author="Rosli, Nur Nashriq Nadira" w:date="2020-04-08T14:13:00Z"/>
          <w:rFonts w:ascii="Arial" w:hAnsi="Arial" w:cs="Arial"/>
          <w:sz w:val="20"/>
          <w:szCs w:val="22"/>
          <w:rPrChange w:id="710" w:author="Rosli, Nur Nashriq Nadira" w:date="2021-10-06T17:33:00Z">
            <w:rPr>
              <w:ins w:id="711" w:author="Rosli, Nur Nashriq Nadira" w:date="2020-04-08T14:13:00Z"/>
              <w:rFonts w:ascii="Arial" w:hAnsi="Arial" w:cs="Arial"/>
              <w:sz w:val="22"/>
              <w:szCs w:val="22"/>
            </w:rPr>
          </w:rPrChange>
        </w:rPr>
      </w:pPr>
      <w:ins w:id="712" w:author="Rosli, Nur Nashriq Nadira" w:date="2020-04-08T10:27:00Z">
        <w:r w:rsidRPr="005C2466">
          <w:rPr>
            <w:rFonts w:ascii="Arial" w:hAnsi="Arial" w:cs="Arial"/>
            <w:sz w:val="20"/>
            <w:szCs w:val="22"/>
            <w:rPrChange w:id="713" w:author="Rosli, Nur Nashriq Nadira" w:date="2021-10-06T17:33:00Z">
              <w:rPr/>
            </w:rPrChange>
          </w:rPr>
          <w:t xml:space="preserve">Cisco </w:t>
        </w:r>
      </w:ins>
      <w:ins w:id="714" w:author="Rosli, Nur Nashriq Nadira" w:date="2020-04-06T16:34:00Z">
        <w:r w:rsidR="00442DEB" w:rsidRPr="005C2466">
          <w:rPr>
            <w:rFonts w:ascii="Arial" w:hAnsi="Arial" w:cs="Arial"/>
            <w:sz w:val="20"/>
            <w:szCs w:val="22"/>
            <w:rPrChange w:id="715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 xml:space="preserve">node </w:t>
        </w:r>
        <w:r w:rsidR="00442DEB" w:rsidRPr="005C2466">
          <w:rPr>
            <w:rFonts w:ascii="Arial" w:hAnsi="Arial" w:cs="Arial"/>
            <w:b/>
            <w:sz w:val="20"/>
            <w:szCs w:val="22"/>
            <w:rPrChange w:id="716" w:author="Rosli, Nur Nashriq Nadira" w:date="2021-10-06T17:33:00Z">
              <w:rPr>
                <w:rFonts w:ascii="Arial" w:hAnsi="Arial" w:cs="Arial"/>
                <w:b/>
                <w:sz w:val="22"/>
                <w:szCs w:val="22"/>
              </w:rPr>
            </w:rPrChange>
          </w:rPr>
          <w:t xml:space="preserve">USDID-SECVSC001 </w:t>
        </w:r>
        <w:r w:rsidR="00442DEB" w:rsidRPr="005C2466">
          <w:rPr>
            <w:rFonts w:ascii="Arial" w:hAnsi="Arial" w:cs="Arial"/>
            <w:sz w:val="20"/>
            <w:szCs w:val="22"/>
            <w:rPrChange w:id="717" w:author="Rosli, Nur Nashriq Nadira" w:date="2021-10-06T17:33:00Z">
              <w:rPr>
                <w:rFonts w:ascii="Arial" w:hAnsi="Arial" w:cs="Arial"/>
                <w:b/>
                <w:sz w:val="22"/>
                <w:szCs w:val="22"/>
              </w:rPr>
            </w:rPrChange>
          </w:rPr>
          <w:t xml:space="preserve">for </w:t>
        </w:r>
      </w:ins>
      <w:ins w:id="718" w:author="Rosli, Nur Nashriq Nadira" w:date="2020-04-08T14:07:00Z">
        <w:r w:rsidR="004C4A79" w:rsidRPr="005C2466">
          <w:rPr>
            <w:rFonts w:ascii="Arial" w:hAnsi="Arial" w:cs="Arial"/>
            <w:sz w:val="20"/>
            <w:szCs w:val="22"/>
            <w:rPrChange w:id="719" w:author="Rosli, Nur Nashriq Nadira" w:date="2021-10-06T17:33:00Z">
              <w:rPr/>
            </w:rPrChange>
          </w:rPr>
          <w:t xml:space="preserve">attribute </w:t>
        </w:r>
      </w:ins>
      <w:ins w:id="720" w:author="Rosli, Nur Nashriq Nadira" w:date="2020-04-06T14:15:00Z">
        <w:r w:rsidR="00442DEB" w:rsidRPr="005C2466">
          <w:rPr>
            <w:rFonts w:ascii="Arial" w:hAnsi="Arial" w:cs="Arial"/>
            <w:sz w:val="20"/>
            <w:szCs w:val="22"/>
            <w:rPrChange w:id="721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>CPU</w:t>
        </w:r>
      </w:ins>
      <w:ins w:id="722" w:author="Rosli, Nur Nashriq Nadira" w:date="2020-04-06T16:41:00Z">
        <w:r w:rsidR="00442DEB" w:rsidRPr="005C2466">
          <w:rPr>
            <w:rFonts w:ascii="Arial" w:hAnsi="Arial" w:cs="Arial"/>
            <w:sz w:val="20"/>
            <w:szCs w:val="22"/>
            <w:rPrChange w:id="723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 xml:space="preserve"> utilization</w:t>
        </w:r>
      </w:ins>
      <w:ins w:id="724" w:author="Rosli, Nur Nashriq Nadira" w:date="2020-04-06T16:35:00Z">
        <w:r w:rsidR="00442DEB" w:rsidRPr="005C2466">
          <w:rPr>
            <w:rFonts w:ascii="Arial" w:hAnsi="Arial" w:cs="Arial"/>
            <w:sz w:val="20"/>
            <w:szCs w:val="22"/>
            <w:rPrChange w:id="725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 xml:space="preserve"> </w:t>
        </w:r>
      </w:ins>
      <w:ins w:id="726" w:author="Rosli, Nur Nashriq Nadira" w:date="2020-04-06T14:15:00Z">
        <w:r w:rsidR="008B2BE0" w:rsidRPr="005C2466">
          <w:rPr>
            <w:rFonts w:ascii="Arial" w:hAnsi="Arial" w:cs="Arial"/>
            <w:sz w:val="20"/>
            <w:szCs w:val="22"/>
            <w:rPrChange w:id="727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>(</w:t>
        </w:r>
        <w:r w:rsidR="008B2BE0" w:rsidRPr="005C2466">
          <w:rPr>
            <w:rFonts w:ascii="Arial" w:hAnsi="Arial" w:cs="Arial"/>
            <w:b/>
            <w:sz w:val="20"/>
            <w:szCs w:val="22"/>
            <w:rPrChange w:id="728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>cpmCPUTotal5minRev</w:t>
        </w:r>
        <w:r w:rsidR="008B2BE0" w:rsidRPr="005C2466">
          <w:rPr>
            <w:rFonts w:ascii="Arial" w:hAnsi="Arial" w:cs="Arial"/>
            <w:sz w:val="20"/>
            <w:szCs w:val="22"/>
            <w:rPrChange w:id="729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>)</w:t>
        </w:r>
      </w:ins>
      <w:ins w:id="730" w:author="Rosli, Nur Nashriq Nadira" w:date="2020-04-08T14:06:00Z">
        <w:r w:rsidR="004C4A79" w:rsidRPr="005C2466">
          <w:rPr>
            <w:rFonts w:ascii="Arial" w:hAnsi="Arial" w:cs="Arial"/>
            <w:sz w:val="20"/>
            <w:szCs w:val="22"/>
            <w:rPrChange w:id="731" w:author="Rosli, Nur Nashriq Nadira" w:date="2021-10-06T17:33:00Z">
              <w:rPr/>
            </w:rPrChange>
          </w:rPr>
          <w:t xml:space="preserve"> </w:t>
        </w:r>
      </w:ins>
      <w:ins w:id="732" w:author="Rosli, Nur Nashriq Nadira" w:date="2020-04-08T14:07:00Z">
        <w:r w:rsidR="004C4A79" w:rsidRPr="005C2466">
          <w:rPr>
            <w:rFonts w:ascii="Arial" w:hAnsi="Arial" w:cs="Arial"/>
            <w:sz w:val="20"/>
            <w:szCs w:val="22"/>
            <w:rPrChange w:id="733" w:author="Rosli, Nur Nashriq Nadira" w:date="2021-10-06T17:33:00Z">
              <w:rPr/>
            </w:rPrChange>
          </w:rPr>
          <w:t xml:space="preserve">in resource </w:t>
        </w:r>
      </w:ins>
      <w:ins w:id="734" w:author="Rosli, Nur Nashriq Nadira" w:date="2020-04-08T14:13:00Z">
        <w:r w:rsidR="004C4A79" w:rsidRPr="005C2466">
          <w:rPr>
            <w:rFonts w:ascii="Arial" w:hAnsi="Arial" w:cs="Arial"/>
            <w:sz w:val="20"/>
            <w:szCs w:val="22"/>
            <w:rPrChange w:id="735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 xml:space="preserve">Node-level Performance Data </w:t>
        </w:r>
      </w:ins>
      <w:ins w:id="736" w:author="Rosli, Nur Nashriq Nadira" w:date="2020-04-08T14:07:00Z">
        <w:r w:rsidR="004C4A79" w:rsidRPr="005C2466">
          <w:rPr>
            <w:rFonts w:ascii="Arial" w:hAnsi="Arial" w:cs="Arial"/>
            <w:sz w:val="20"/>
            <w:szCs w:val="22"/>
            <w:rPrChange w:id="737" w:author="Rosli, Nur Nashriq Nadira" w:date="2021-10-06T17:33:00Z">
              <w:rPr/>
            </w:rPrChange>
          </w:rPr>
          <w:t>(</w:t>
        </w:r>
        <w:r w:rsidR="004C4A79" w:rsidRPr="005C2466">
          <w:rPr>
            <w:rFonts w:ascii="Arial" w:hAnsi="Arial" w:cs="Arial"/>
            <w:b/>
            <w:sz w:val="20"/>
            <w:szCs w:val="22"/>
            <w:rPrChange w:id="738" w:author="Rosli, Nur Nashriq Nadira" w:date="2021-10-06T17:33:00Z">
              <w:rPr>
                <w:b/>
              </w:rPr>
            </w:rPrChange>
          </w:rPr>
          <w:t>nodeSnmp</w:t>
        </w:r>
        <w:r w:rsidR="004C4A79" w:rsidRPr="005C2466">
          <w:rPr>
            <w:rFonts w:ascii="Arial" w:hAnsi="Arial" w:cs="Arial"/>
            <w:sz w:val="20"/>
            <w:szCs w:val="22"/>
            <w:rPrChange w:id="739" w:author="Rosli, Nur Nashriq Nadira" w:date="2021-10-06T17:33:00Z">
              <w:rPr/>
            </w:rPrChange>
          </w:rPr>
          <w:t>)</w:t>
        </w:r>
      </w:ins>
    </w:p>
    <w:p w14:paraId="7B7B7357" w14:textId="77777777" w:rsidR="004C4A79" w:rsidRPr="005C2466" w:rsidRDefault="004C4A79">
      <w:pPr>
        <w:rPr>
          <w:ins w:id="740" w:author="Rosli, Nur Nashriq Nadira" w:date="2020-04-06T14:21:00Z"/>
          <w:rFonts w:ascii="Arial" w:hAnsi="Arial" w:cs="Arial"/>
          <w:sz w:val="20"/>
          <w:szCs w:val="22"/>
          <w:rPrChange w:id="741" w:author="Rosli, Nur Nashriq Nadira" w:date="2021-10-06T17:33:00Z">
            <w:rPr>
              <w:ins w:id="742" w:author="Rosli, Nur Nashriq Nadira" w:date="2020-04-06T14:21:00Z"/>
              <w:rFonts w:ascii="Arial" w:hAnsi="Arial" w:cs="Arial"/>
              <w:sz w:val="22"/>
              <w:szCs w:val="22"/>
            </w:rPr>
          </w:rPrChange>
        </w:rPr>
      </w:pPr>
    </w:p>
    <w:p w14:paraId="5C77D0D1" w14:textId="13183723" w:rsidR="00D94B3B" w:rsidRPr="005C2466" w:rsidRDefault="00A03E7B">
      <w:pPr>
        <w:rPr>
          <w:ins w:id="743" w:author="Rosli, Nur Nashriq Nadira" w:date="2020-04-07T09:25:00Z"/>
          <w:rFonts w:ascii="Arial" w:hAnsi="Arial" w:cs="Arial"/>
          <w:sz w:val="20"/>
          <w:szCs w:val="22"/>
          <w:rPrChange w:id="744" w:author="Rosli, Nur Nashriq Nadira" w:date="2021-10-06T17:33:00Z">
            <w:rPr>
              <w:ins w:id="745" w:author="Rosli, Nur Nashriq Nadira" w:date="2020-04-07T09:25:00Z"/>
              <w:rFonts w:ascii="Arial" w:hAnsi="Arial" w:cs="Arial"/>
              <w:sz w:val="22"/>
              <w:szCs w:val="22"/>
            </w:rPr>
          </w:rPrChange>
        </w:rPr>
      </w:pPr>
      <w:ins w:id="746" w:author="Vijendren, Raveen" w:date="2021-09-02T08:53:00Z">
        <w:r w:rsidRPr="005C2466">
          <w:rPr>
            <w:rFonts w:ascii="Arial" w:hAnsi="Arial" w:cs="Arial"/>
            <w:sz w:val="20"/>
            <w:szCs w:val="22"/>
            <w:rPrChange w:id="747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fldChar w:fldCharType="begin"/>
        </w:r>
        <w:r w:rsidRPr="005C2466">
          <w:rPr>
            <w:rFonts w:ascii="Arial" w:hAnsi="Arial" w:cs="Arial"/>
            <w:sz w:val="20"/>
            <w:szCs w:val="22"/>
            <w:rPrChange w:id="748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instrText xml:space="preserve"> HYPERLINK "</w:instrText>
        </w:r>
      </w:ins>
      <w:ins w:id="749" w:author="Rosli, Nur Nashriq Nadira" w:date="2020-04-06T14:22:00Z">
        <w:r w:rsidRPr="005C2466">
          <w:rPr>
            <w:rFonts w:ascii="Arial" w:hAnsi="Arial" w:cs="Arial"/>
            <w:sz w:val="20"/>
            <w:szCs w:val="22"/>
            <w:rPrChange w:id="750" w:author="Rosli, Nur Nashriq Nadira" w:date="2021-10-06T17:33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instrText>https://</w:instrText>
        </w:r>
      </w:ins>
      <w:ins w:id="751" w:author="Vijendren, Raveen" w:date="2021-08-26T09:26:00Z">
        <w:r w:rsidRPr="005C2466">
          <w:rPr>
            <w:rFonts w:ascii="Arial" w:hAnsi="Arial" w:cs="Arial"/>
            <w:sz w:val="20"/>
            <w:szCs w:val="22"/>
            <w:rPrChange w:id="752" w:author="Rosli, Nur Nashriq Nadira" w:date="2021-10-06T17:33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instrText>onmsapi.ups.xom.com</w:instrText>
        </w:r>
      </w:ins>
      <w:ins w:id="753" w:author="Rosli, Nur Nashriq Nadira" w:date="2020-04-06T14:22:00Z">
        <w:r w:rsidRPr="005C2466">
          <w:rPr>
            <w:rFonts w:ascii="Arial" w:hAnsi="Arial" w:cs="Arial"/>
            <w:sz w:val="20"/>
            <w:szCs w:val="22"/>
            <w:rPrChange w:id="754" w:author="Rosli, Nur Nashriq Nadira" w:date="2021-10-06T17:33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instrText>/</w:instrText>
        </w:r>
      </w:ins>
      <w:ins w:id="755" w:author="Vijendren, Raveen" w:date="2021-09-02T08:53:00Z">
        <w:r w:rsidRPr="005C2466">
          <w:rPr>
            <w:rFonts w:ascii="Arial" w:hAnsi="Arial" w:cs="Arial"/>
            <w:sz w:val="20"/>
            <w:szCs w:val="22"/>
            <w:rPrChange w:id="756" w:author="Rosli, Nur Nashriq Nadira" w:date="2021-10-06T17:33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instrText>opennms/</w:instrText>
        </w:r>
      </w:ins>
      <w:ins w:id="757" w:author="Rosli, Nur Nashriq Nadira" w:date="2020-04-06T14:22:00Z">
        <w:r w:rsidRPr="005C2466">
          <w:rPr>
            <w:rFonts w:ascii="Arial" w:hAnsi="Arial" w:cs="Arial"/>
            <w:sz w:val="20"/>
            <w:szCs w:val="22"/>
            <w:rPrChange w:id="758" w:author="Rosli, Nur Nashriq Nadira" w:date="2021-10-06T17:33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instrText>rest/measurements/node%5B</w:instrText>
        </w:r>
        <w:r w:rsidRPr="005C2466">
          <w:rPr>
            <w:rFonts w:ascii="Arial" w:hAnsi="Arial" w:cs="Arial"/>
            <w:b/>
            <w:sz w:val="20"/>
            <w:szCs w:val="22"/>
            <w:rPrChange w:id="759" w:author="Rosli, Nur Nashriq Nadira" w:date="2021-10-06T17:33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instrText>DID:USDID-SECVSC001</w:instrText>
        </w:r>
        <w:r w:rsidRPr="005C2466">
          <w:rPr>
            <w:rFonts w:ascii="Arial" w:hAnsi="Arial" w:cs="Arial"/>
            <w:sz w:val="20"/>
            <w:szCs w:val="22"/>
            <w:rPrChange w:id="760" w:author="Rosli, Nur Nashriq Nadira" w:date="2021-10-06T17:33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instrText>%5D.</w:instrText>
        </w:r>
        <w:r w:rsidRPr="005C2466">
          <w:rPr>
            <w:rFonts w:ascii="Arial" w:hAnsi="Arial" w:cs="Arial"/>
            <w:b/>
            <w:sz w:val="20"/>
            <w:szCs w:val="22"/>
            <w:rPrChange w:id="761" w:author="Rosli, Nur Nashriq Nadira" w:date="2021-10-06T17:33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instrText>nodeSnmp</w:instrText>
        </w:r>
        <w:r w:rsidRPr="005C2466">
          <w:rPr>
            <w:rFonts w:ascii="Arial" w:hAnsi="Arial" w:cs="Arial"/>
            <w:sz w:val="20"/>
            <w:szCs w:val="22"/>
            <w:rPrChange w:id="762" w:author="Rosli, Nur Nashriq Nadira" w:date="2021-10-06T17:33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instrText>%5B%5D/</w:instrText>
        </w:r>
        <w:r w:rsidRPr="005C2466">
          <w:rPr>
            <w:rFonts w:ascii="Arial" w:hAnsi="Arial" w:cs="Arial"/>
            <w:b/>
            <w:sz w:val="20"/>
            <w:szCs w:val="22"/>
            <w:rPrChange w:id="763" w:author="Rosli, Nur Nashriq Nadira" w:date="2021-10-06T17:33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instrText>cpmCPUTotal5minRev</w:instrText>
        </w:r>
      </w:ins>
      <w:ins w:id="764" w:author="Vijendren, Raveen" w:date="2021-09-02T08:53:00Z">
        <w:r w:rsidRPr="005C2466">
          <w:rPr>
            <w:rFonts w:ascii="Arial" w:hAnsi="Arial" w:cs="Arial"/>
            <w:sz w:val="20"/>
            <w:szCs w:val="22"/>
            <w:rPrChange w:id="765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instrText xml:space="preserve">" </w:instrText>
        </w:r>
        <w:r w:rsidRPr="005C2466">
          <w:rPr>
            <w:rFonts w:ascii="Arial" w:hAnsi="Arial" w:cs="Arial"/>
            <w:sz w:val="20"/>
            <w:szCs w:val="22"/>
            <w:rPrChange w:id="766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fldChar w:fldCharType="separate"/>
        </w:r>
      </w:ins>
      <w:ins w:id="767" w:author="Rosli, Nur Nashriq Nadira" w:date="2020-04-06T14:22:00Z">
        <w:r w:rsidRPr="005C2466">
          <w:rPr>
            <w:rStyle w:val="Hyperlink"/>
            <w:rFonts w:ascii="Arial" w:hAnsi="Arial" w:cs="Arial"/>
            <w:sz w:val="20"/>
            <w:szCs w:val="22"/>
            <w:rPrChange w:id="768" w:author="Rosli, Nur Nashriq Nadira" w:date="2021-10-06T17:33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t>https://</w:t>
        </w:r>
        <w:del w:id="769" w:author="Vijendren, Raveen" w:date="2021-08-26T09:26:00Z">
          <w:r w:rsidRPr="005C2466" w:rsidDel="000913B6">
            <w:rPr>
              <w:rStyle w:val="Hyperlink"/>
              <w:rFonts w:ascii="Arial" w:hAnsi="Arial" w:cs="Arial"/>
              <w:sz w:val="20"/>
              <w:szCs w:val="22"/>
              <w:rPrChange w:id="770" w:author="Rosli, Nur Nashriq Nadira" w:date="2021-10-06T17:33:00Z">
                <w:rPr>
                  <w:rStyle w:val="Hyperlink"/>
                  <w:rFonts w:ascii="Arial" w:hAnsi="Arial" w:cs="Arial"/>
                  <w:sz w:val="22"/>
                  <w:szCs w:val="22"/>
                </w:rPr>
              </w:rPrChange>
            </w:rPr>
            <w:delText>onms.ups.xom.com/opennms</w:delText>
          </w:r>
        </w:del>
      </w:ins>
      <w:ins w:id="771" w:author="Rosli, Nur Nashriq Nadira" w:date="2020-04-07T17:55:00Z">
        <w:del w:id="772" w:author="Vijendren, Raveen" w:date="2021-08-26T09:26:00Z">
          <w:r w:rsidRPr="005C2466" w:rsidDel="000913B6">
            <w:rPr>
              <w:rStyle w:val="Hyperlink"/>
              <w:rFonts w:ascii="Arial" w:hAnsi="Arial" w:cs="Arial"/>
              <w:sz w:val="20"/>
              <w:szCs w:val="22"/>
              <w:rPrChange w:id="773" w:author="Rosli, Nur Nashriq Nadira" w:date="2021-10-06T17:33:00Z">
                <w:rPr>
                  <w:rStyle w:val="Hyperlink"/>
                  <w:rFonts w:ascii="Arial" w:hAnsi="Arial" w:cs="Arial"/>
                  <w:sz w:val="22"/>
                  <w:szCs w:val="22"/>
                </w:rPr>
              </w:rPrChange>
            </w:rPr>
            <w:delText>api</w:delText>
          </w:r>
        </w:del>
      </w:ins>
      <w:ins w:id="774" w:author="Vijendren, Raveen" w:date="2021-08-26T09:26:00Z">
        <w:r w:rsidRPr="005C2466">
          <w:rPr>
            <w:rStyle w:val="Hyperlink"/>
            <w:rFonts w:ascii="Arial" w:hAnsi="Arial" w:cs="Arial"/>
            <w:sz w:val="20"/>
            <w:szCs w:val="22"/>
            <w:rPrChange w:id="775" w:author="Rosli, Nur Nashriq Nadira" w:date="2021-10-06T17:33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t>onmsapi.ups.xom.com</w:t>
        </w:r>
      </w:ins>
      <w:ins w:id="776" w:author="Rosli, Nur Nashriq Nadira" w:date="2020-04-06T14:22:00Z">
        <w:r w:rsidRPr="005C2466">
          <w:rPr>
            <w:rStyle w:val="Hyperlink"/>
            <w:rFonts w:ascii="Arial" w:hAnsi="Arial" w:cs="Arial"/>
            <w:sz w:val="20"/>
            <w:szCs w:val="22"/>
            <w:rPrChange w:id="777" w:author="Rosli, Nur Nashriq Nadira" w:date="2021-10-06T17:33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t>/</w:t>
        </w:r>
      </w:ins>
      <w:ins w:id="778" w:author="Vijendren, Raveen" w:date="2021-09-02T08:53:00Z">
        <w:r w:rsidRPr="005C2466">
          <w:rPr>
            <w:rStyle w:val="Hyperlink"/>
            <w:rFonts w:ascii="Arial" w:hAnsi="Arial" w:cs="Arial"/>
            <w:sz w:val="20"/>
            <w:szCs w:val="22"/>
            <w:rPrChange w:id="779" w:author="Rosli, Nur Nashriq Nadira" w:date="2021-10-06T17:33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t>opennms/</w:t>
        </w:r>
      </w:ins>
      <w:ins w:id="780" w:author="Rosli, Nur Nashriq Nadira" w:date="2020-04-06T14:22:00Z">
        <w:r w:rsidRPr="005C2466">
          <w:rPr>
            <w:rStyle w:val="Hyperlink"/>
            <w:rFonts w:ascii="Arial" w:hAnsi="Arial" w:cs="Arial"/>
            <w:sz w:val="20"/>
            <w:szCs w:val="22"/>
            <w:rPrChange w:id="781" w:author="Rosli, Nur Nashriq Nadira" w:date="2021-10-06T17:33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t>rest/measurements/node%5B</w:t>
        </w:r>
        <w:r w:rsidRPr="005C2466">
          <w:rPr>
            <w:rStyle w:val="Hyperlink"/>
            <w:rFonts w:ascii="Arial" w:hAnsi="Arial" w:cs="Arial"/>
            <w:b/>
            <w:sz w:val="20"/>
            <w:szCs w:val="22"/>
            <w:rPrChange w:id="782" w:author="Rosli, Nur Nashriq Nadira" w:date="2021-10-06T17:33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t>DID:USDID-SECVSC001</w:t>
        </w:r>
        <w:r w:rsidRPr="005C2466">
          <w:rPr>
            <w:rStyle w:val="Hyperlink"/>
            <w:rFonts w:ascii="Arial" w:hAnsi="Arial" w:cs="Arial"/>
            <w:sz w:val="20"/>
            <w:szCs w:val="22"/>
            <w:rPrChange w:id="783" w:author="Rosli, Nur Nashriq Nadira" w:date="2021-10-06T17:33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t>%5D.</w:t>
        </w:r>
        <w:r w:rsidRPr="005C2466">
          <w:rPr>
            <w:rStyle w:val="Hyperlink"/>
            <w:rFonts w:ascii="Arial" w:hAnsi="Arial" w:cs="Arial"/>
            <w:b/>
            <w:sz w:val="20"/>
            <w:szCs w:val="22"/>
            <w:rPrChange w:id="784" w:author="Rosli, Nur Nashriq Nadira" w:date="2021-10-06T17:33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t>nodeSnmp</w:t>
        </w:r>
        <w:r w:rsidRPr="005C2466">
          <w:rPr>
            <w:rStyle w:val="Hyperlink"/>
            <w:rFonts w:ascii="Arial" w:hAnsi="Arial" w:cs="Arial"/>
            <w:sz w:val="20"/>
            <w:szCs w:val="22"/>
            <w:rPrChange w:id="785" w:author="Rosli, Nur Nashriq Nadira" w:date="2021-10-06T17:33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t>%5B%5D/</w:t>
        </w:r>
        <w:r w:rsidRPr="005C2466">
          <w:rPr>
            <w:rStyle w:val="Hyperlink"/>
            <w:rFonts w:ascii="Arial" w:hAnsi="Arial" w:cs="Arial"/>
            <w:b/>
            <w:sz w:val="20"/>
            <w:szCs w:val="22"/>
            <w:rPrChange w:id="786" w:author="Rosli, Nur Nashriq Nadira" w:date="2021-10-06T17:33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t>cpmCPUTotal5minRev</w:t>
        </w:r>
      </w:ins>
      <w:ins w:id="787" w:author="Vijendren, Raveen" w:date="2021-09-02T08:53:00Z">
        <w:r w:rsidRPr="005C2466">
          <w:rPr>
            <w:rFonts w:ascii="Arial" w:hAnsi="Arial" w:cs="Arial"/>
            <w:sz w:val="20"/>
            <w:szCs w:val="22"/>
            <w:rPrChange w:id="788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fldChar w:fldCharType="end"/>
        </w:r>
      </w:ins>
    </w:p>
    <w:p w14:paraId="0C1F0345" w14:textId="10733682" w:rsidR="001D24C3" w:rsidRPr="005C2466" w:rsidRDefault="001D24C3">
      <w:pPr>
        <w:rPr>
          <w:ins w:id="789" w:author="Rosli, Nur Nashriq Nadira" w:date="2020-04-07T09:25:00Z"/>
          <w:rFonts w:ascii="Arial" w:hAnsi="Arial" w:cs="Arial"/>
          <w:sz w:val="22"/>
          <w:szCs w:val="22"/>
        </w:rPr>
      </w:pPr>
    </w:p>
    <w:p w14:paraId="62F29CB8" w14:textId="5E82B35A" w:rsidR="001D24C3" w:rsidRPr="005C2466" w:rsidRDefault="002D0AC6">
      <w:pPr>
        <w:rPr>
          <w:ins w:id="790" w:author="Rosli, Nur Nashriq Nadira" w:date="2020-04-07T09:25:00Z"/>
          <w:rFonts w:ascii="Arial" w:hAnsi="Arial" w:cs="Arial"/>
          <w:sz w:val="22"/>
          <w:szCs w:val="22"/>
        </w:rPr>
      </w:pPr>
      <w:ins w:id="791" w:author="Rosli, Nur Nashriq Nadira" w:date="2021-10-06T16:50:00Z">
        <w:r w:rsidRPr="005C2466">
          <w:rPr>
            <w:rFonts w:ascii="Arial" w:hAnsi="Arial" w:cs="Arial"/>
            <w:noProof/>
            <w:sz w:val="22"/>
            <w:szCs w:val="22"/>
            <w:lang w:eastAsia="en-US"/>
            <w:rPrChange w:id="792" w:author="Rosli, Nur Nashriq Nadira" w:date="2021-10-06T17:32:00Z">
              <w:rPr>
                <w:noProof/>
                <w:lang w:eastAsia="en-US"/>
              </w:rPr>
            </w:rPrChange>
          </w:rPr>
          <w:drawing>
            <wp:inline distT="0" distB="0" distL="0" distR="0" wp14:anchorId="57275A50" wp14:editId="4339CBEE">
              <wp:extent cx="5486400" cy="3837940"/>
              <wp:effectExtent l="0" t="0" r="0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38379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A26E24A" w14:textId="77777777" w:rsidR="001D24C3" w:rsidRPr="005C2466" w:rsidRDefault="001D24C3">
      <w:pPr>
        <w:rPr>
          <w:ins w:id="793" w:author="Rosli, Nur Nashriq Nadira" w:date="2020-04-06T14:22:00Z"/>
          <w:rFonts w:ascii="Arial" w:hAnsi="Arial" w:cs="Arial"/>
          <w:sz w:val="22"/>
          <w:szCs w:val="22"/>
        </w:rPr>
      </w:pPr>
    </w:p>
    <w:p w14:paraId="5B2791D5" w14:textId="3B158B52" w:rsidR="002D0AC6" w:rsidRPr="005C2466" w:rsidRDefault="002D0AC6" w:rsidP="004C4A79">
      <w:pPr>
        <w:rPr>
          <w:ins w:id="794" w:author="Rosli, Nur Nashriq Nadira" w:date="2021-10-06T16:50:00Z"/>
          <w:rFonts w:ascii="Arial" w:hAnsi="Arial" w:cs="Arial"/>
          <w:sz w:val="22"/>
          <w:szCs w:val="22"/>
        </w:rPr>
      </w:pPr>
    </w:p>
    <w:p w14:paraId="448E8C60" w14:textId="77777777" w:rsidR="002D0AC6" w:rsidRPr="005C2466" w:rsidRDefault="002D0AC6">
      <w:pPr>
        <w:rPr>
          <w:ins w:id="795" w:author="Rosli, Nur Nashriq Nadira" w:date="2021-10-06T16:50:00Z"/>
          <w:rFonts w:ascii="Arial" w:hAnsi="Arial" w:cs="Arial"/>
          <w:sz w:val="22"/>
          <w:szCs w:val="22"/>
        </w:rPr>
      </w:pPr>
      <w:ins w:id="796" w:author="Rosli, Nur Nashriq Nadira" w:date="2021-10-06T16:50:00Z">
        <w:r w:rsidRPr="005C2466">
          <w:rPr>
            <w:rFonts w:ascii="Arial" w:hAnsi="Arial" w:cs="Arial"/>
            <w:sz w:val="22"/>
            <w:szCs w:val="22"/>
          </w:rPr>
          <w:br w:type="page"/>
        </w:r>
      </w:ins>
    </w:p>
    <w:p w14:paraId="34D71A37" w14:textId="77777777" w:rsidR="001C3AD5" w:rsidRPr="005C2466" w:rsidDel="002D0AC6" w:rsidRDefault="001C3AD5">
      <w:pPr>
        <w:rPr>
          <w:ins w:id="797" w:author="Arulthevan, Yuroshyini" w:date="2020-05-19T09:15:00Z"/>
          <w:del w:id="798" w:author="Rosli, Nur Nashriq Nadira" w:date="2021-10-06T16:50:00Z"/>
          <w:rFonts w:ascii="Arial" w:hAnsi="Arial" w:cs="Arial"/>
          <w:sz w:val="20"/>
          <w:szCs w:val="22"/>
          <w:rPrChange w:id="799" w:author="Rosli, Nur Nashriq Nadira" w:date="2021-10-06T17:33:00Z">
            <w:rPr>
              <w:ins w:id="800" w:author="Arulthevan, Yuroshyini" w:date="2020-05-19T09:15:00Z"/>
              <w:del w:id="801" w:author="Rosli, Nur Nashriq Nadira" w:date="2021-10-06T16:50:00Z"/>
              <w:rFonts w:ascii="Arial" w:hAnsi="Arial" w:cs="Arial"/>
              <w:sz w:val="22"/>
              <w:szCs w:val="22"/>
            </w:rPr>
          </w:rPrChange>
        </w:rPr>
      </w:pPr>
    </w:p>
    <w:p w14:paraId="7888A24C" w14:textId="41C321C5" w:rsidR="00530319" w:rsidRPr="005C2466" w:rsidDel="002D0AC6" w:rsidRDefault="00530319">
      <w:pPr>
        <w:rPr>
          <w:ins w:id="802" w:author="Arulthevan, Yuroshyini" w:date="2020-05-19T09:15:00Z"/>
          <w:del w:id="803" w:author="Rosli, Nur Nashriq Nadira" w:date="2021-10-06T16:50:00Z"/>
          <w:rFonts w:ascii="Arial" w:hAnsi="Arial" w:cs="Arial"/>
          <w:sz w:val="20"/>
          <w:szCs w:val="22"/>
          <w:rPrChange w:id="804" w:author="Rosli, Nur Nashriq Nadira" w:date="2021-10-06T17:33:00Z">
            <w:rPr>
              <w:ins w:id="805" w:author="Arulthevan, Yuroshyini" w:date="2020-05-19T09:15:00Z"/>
              <w:del w:id="806" w:author="Rosli, Nur Nashriq Nadira" w:date="2021-10-06T16:50:00Z"/>
              <w:rFonts w:ascii="Arial" w:hAnsi="Arial" w:cs="Arial"/>
              <w:sz w:val="22"/>
              <w:szCs w:val="22"/>
            </w:rPr>
          </w:rPrChange>
        </w:rPr>
      </w:pPr>
    </w:p>
    <w:p w14:paraId="0C5A54F3" w14:textId="75F35489" w:rsidR="00530319" w:rsidRPr="005C2466" w:rsidDel="002D0AC6" w:rsidRDefault="00530319">
      <w:pPr>
        <w:rPr>
          <w:ins w:id="807" w:author="Arulthevan, Yuroshyini" w:date="2020-05-19T09:15:00Z"/>
          <w:del w:id="808" w:author="Rosli, Nur Nashriq Nadira" w:date="2021-10-06T16:50:00Z"/>
          <w:rFonts w:ascii="Arial" w:hAnsi="Arial" w:cs="Arial"/>
          <w:sz w:val="20"/>
          <w:szCs w:val="22"/>
          <w:rPrChange w:id="809" w:author="Rosli, Nur Nashriq Nadira" w:date="2021-10-06T17:33:00Z">
            <w:rPr>
              <w:ins w:id="810" w:author="Arulthevan, Yuroshyini" w:date="2020-05-19T09:15:00Z"/>
              <w:del w:id="811" w:author="Rosli, Nur Nashriq Nadira" w:date="2021-10-06T16:50:00Z"/>
              <w:rFonts w:ascii="Arial" w:hAnsi="Arial" w:cs="Arial"/>
              <w:sz w:val="22"/>
              <w:szCs w:val="22"/>
            </w:rPr>
          </w:rPrChange>
        </w:rPr>
      </w:pPr>
    </w:p>
    <w:p w14:paraId="70257EB8" w14:textId="12FF0109" w:rsidR="00530319" w:rsidRPr="005C2466" w:rsidDel="002D0AC6" w:rsidRDefault="00530319">
      <w:pPr>
        <w:rPr>
          <w:ins w:id="812" w:author="Arulthevan, Yuroshyini" w:date="2020-05-19T09:15:00Z"/>
          <w:del w:id="813" w:author="Rosli, Nur Nashriq Nadira" w:date="2021-10-06T16:50:00Z"/>
          <w:rFonts w:ascii="Arial" w:hAnsi="Arial" w:cs="Arial"/>
          <w:sz w:val="20"/>
          <w:szCs w:val="22"/>
          <w:rPrChange w:id="814" w:author="Rosli, Nur Nashriq Nadira" w:date="2021-10-06T17:33:00Z">
            <w:rPr>
              <w:ins w:id="815" w:author="Arulthevan, Yuroshyini" w:date="2020-05-19T09:15:00Z"/>
              <w:del w:id="816" w:author="Rosli, Nur Nashriq Nadira" w:date="2021-10-06T16:50:00Z"/>
              <w:rFonts w:ascii="Arial" w:hAnsi="Arial" w:cs="Arial"/>
              <w:sz w:val="22"/>
              <w:szCs w:val="22"/>
            </w:rPr>
          </w:rPrChange>
        </w:rPr>
      </w:pPr>
    </w:p>
    <w:p w14:paraId="12D404CD" w14:textId="5BD77416" w:rsidR="00530319" w:rsidRPr="005C2466" w:rsidDel="002D0AC6" w:rsidRDefault="00530319">
      <w:pPr>
        <w:rPr>
          <w:ins w:id="817" w:author="Arulthevan, Yuroshyini" w:date="2020-05-19T09:15:00Z"/>
          <w:del w:id="818" w:author="Rosli, Nur Nashriq Nadira" w:date="2021-10-06T16:50:00Z"/>
          <w:rFonts w:ascii="Arial" w:hAnsi="Arial" w:cs="Arial"/>
          <w:sz w:val="20"/>
          <w:szCs w:val="22"/>
          <w:rPrChange w:id="819" w:author="Rosli, Nur Nashriq Nadira" w:date="2021-10-06T17:33:00Z">
            <w:rPr>
              <w:ins w:id="820" w:author="Arulthevan, Yuroshyini" w:date="2020-05-19T09:15:00Z"/>
              <w:del w:id="821" w:author="Rosli, Nur Nashriq Nadira" w:date="2021-10-06T16:50:00Z"/>
              <w:rFonts w:ascii="Arial" w:hAnsi="Arial" w:cs="Arial"/>
              <w:sz w:val="22"/>
              <w:szCs w:val="22"/>
            </w:rPr>
          </w:rPrChange>
        </w:rPr>
      </w:pPr>
    </w:p>
    <w:p w14:paraId="27C9C993" w14:textId="738D4435" w:rsidR="00530319" w:rsidRPr="005C2466" w:rsidDel="002D0AC6" w:rsidRDefault="00530319">
      <w:pPr>
        <w:rPr>
          <w:ins w:id="822" w:author="Arulthevan, Yuroshyini" w:date="2020-05-19T09:15:00Z"/>
          <w:del w:id="823" w:author="Rosli, Nur Nashriq Nadira" w:date="2021-10-06T16:50:00Z"/>
          <w:rFonts w:ascii="Arial" w:hAnsi="Arial" w:cs="Arial"/>
          <w:sz w:val="20"/>
          <w:szCs w:val="22"/>
          <w:rPrChange w:id="824" w:author="Rosli, Nur Nashriq Nadira" w:date="2021-10-06T17:33:00Z">
            <w:rPr>
              <w:ins w:id="825" w:author="Arulthevan, Yuroshyini" w:date="2020-05-19T09:15:00Z"/>
              <w:del w:id="826" w:author="Rosli, Nur Nashriq Nadira" w:date="2021-10-06T16:50:00Z"/>
              <w:rFonts w:ascii="Arial" w:hAnsi="Arial" w:cs="Arial"/>
              <w:sz w:val="22"/>
              <w:szCs w:val="22"/>
            </w:rPr>
          </w:rPrChange>
        </w:rPr>
      </w:pPr>
    </w:p>
    <w:p w14:paraId="5EC43739" w14:textId="0D7EABC1" w:rsidR="00530319" w:rsidRPr="005C2466" w:rsidDel="002D0AC6" w:rsidRDefault="00530319">
      <w:pPr>
        <w:rPr>
          <w:ins w:id="827" w:author="Arulthevan, Yuroshyini" w:date="2020-05-19T09:15:00Z"/>
          <w:del w:id="828" w:author="Rosli, Nur Nashriq Nadira" w:date="2021-10-06T16:50:00Z"/>
          <w:rFonts w:ascii="Arial" w:hAnsi="Arial" w:cs="Arial"/>
          <w:sz w:val="20"/>
          <w:szCs w:val="22"/>
          <w:rPrChange w:id="829" w:author="Rosli, Nur Nashriq Nadira" w:date="2021-10-06T17:33:00Z">
            <w:rPr>
              <w:ins w:id="830" w:author="Arulthevan, Yuroshyini" w:date="2020-05-19T09:15:00Z"/>
              <w:del w:id="831" w:author="Rosli, Nur Nashriq Nadira" w:date="2021-10-06T16:50:00Z"/>
              <w:rFonts w:ascii="Arial" w:hAnsi="Arial" w:cs="Arial"/>
              <w:sz w:val="22"/>
              <w:szCs w:val="22"/>
            </w:rPr>
          </w:rPrChange>
        </w:rPr>
      </w:pPr>
    </w:p>
    <w:p w14:paraId="20E2C1F8" w14:textId="4F8FC063" w:rsidR="00530319" w:rsidRPr="005C2466" w:rsidDel="002D0AC6" w:rsidRDefault="00530319">
      <w:pPr>
        <w:rPr>
          <w:ins w:id="832" w:author="Arulthevan, Yuroshyini" w:date="2020-05-19T09:15:00Z"/>
          <w:del w:id="833" w:author="Rosli, Nur Nashriq Nadira" w:date="2021-10-06T16:50:00Z"/>
          <w:rFonts w:ascii="Arial" w:hAnsi="Arial" w:cs="Arial"/>
          <w:sz w:val="20"/>
          <w:szCs w:val="22"/>
          <w:rPrChange w:id="834" w:author="Rosli, Nur Nashriq Nadira" w:date="2021-10-06T17:33:00Z">
            <w:rPr>
              <w:ins w:id="835" w:author="Arulthevan, Yuroshyini" w:date="2020-05-19T09:15:00Z"/>
              <w:del w:id="836" w:author="Rosli, Nur Nashriq Nadira" w:date="2021-10-06T16:50:00Z"/>
              <w:rFonts w:ascii="Arial" w:hAnsi="Arial" w:cs="Arial"/>
              <w:sz w:val="22"/>
              <w:szCs w:val="22"/>
            </w:rPr>
          </w:rPrChange>
        </w:rPr>
      </w:pPr>
    </w:p>
    <w:p w14:paraId="0F878AB1" w14:textId="58D4756C" w:rsidR="00530319" w:rsidRPr="005C2466" w:rsidDel="002D0AC6" w:rsidRDefault="00530319">
      <w:pPr>
        <w:rPr>
          <w:ins w:id="837" w:author="Arulthevan, Yuroshyini" w:date="2020-05-19T09:15:00Z"/>
          <w:del w:id="838" w:author="Rosli, Nur Nashriq Nadira" w:date="2021-10-06T16:50:00Z"/>
          <w:rFonts w:ascii="Arial" w:hAnsi="Arial" w:cs="Arial"/>
          <w:sz w:val="20"/>
          <w:szCs w:val="22"/>
          <w:rPrChange w:id="839" w:author="Rosli, Nur Nashriq Nadira" w:date="2021-10-06T17:33:00Z">
            <w:rPr>
              <w:ins w:id="840" w:author="Arulthevan, Yuroshyini" w:date="2020-05-19T09:15:00Z"/>
              <w:del w:id="841" w:author="Rosli, Nur Nashriq Nadira" w:date="2021-10-06T16:50:00Z"/>
              <w:rFonts w:ascii="Arial" w:hAnsi="Arial" w:cs="Arial"/>
              <w:sz w:val="22"/>
              <w:szCs w:val="22"/>
            </w:rPr>
          </w:rPrChange>
        </w:rPr>
      </w:pPr>
    </w:p>
    <w:p w14:paraId="5FD734FB" w14:textId="69A999CE" w:rsidR="00530319" w:rsidRPr="005C2466" w:rsidDel="002D0AC6" w:rsidRDefault="00530319">
      <w:pPr>
        <w:rPr>
          <w:ins w:id="842" w:author="Arulthevan, Yuroshyini" w:date="2020-05-19T09:15:00Z"/>
          <w:del w:id="843" w:author="Rosli, Nur Nashriq Nadira" w:date="2021-10-06T16:50:00Z"/>
          <w:rFonts w:ascii="Arial" w:hAnsi="Arial" w:cs="Arial"/>
          <w:sz w:val="20"/>
          <w:szCs w:val="22"/>
          <w:rPrChange w:id="844" w:author="Rosli, Nur Nashriq Nadira" w:date="2021-10-06T17:33:00Z">
            <w:rPr>
              <w:ins w:id="845" w:author="Arulthevan, Yuroshyini" w:date="2020-05-19T09:15:00Z"/>
              <w:del w:id="846" w:author="Rosli, Nur Nashriq Nadira" w:date="2021-10-06T16:50:00Z"/>
              <w:rFonts w:ascii="Arial" w:hAnsi="Arial" w:cs="Arial"/>
              <w:sz w:val="22"/>
              <w:szCs w:val="22"/>
            </w:rPr>
          </w:rPrChange>
        </w:rPr>
      </w:pPr>
    </w:p>
    <w:p w14:paraId="68A80F1C" w14:textId="2A7E716B" w:rsidR="00530319" w:rsidRPr="005C2466" w:rsidDel="002D0AC6" w:rsidRDefault="00530319">
      <w:pPr>
        <w:rPr>
          <w:ins w:id="847" w:author="Arulthevan, Yuroshyini" w:date="2020-05-19T09:15:00Z"/>
          <w:del w:id="848" w:author="Rosli, Nur Nashriq Nadira" w:date="2021-10-06T16:50:00Z"/>
          <w:rFonts w:ascii="Arial" w:hAnsi="Arial" w:cs="Arial"/>
          <w:sz w:val="20"/>
          <w:szCs w:val="22"/>
          <w:rPrChange w:id="849" w:author="Rosli, Nur Nashriq Nadira" w:date="2021-10-06T17:33:00Z">
            <w:rPr>
              <w:ins w:id="850" w:author="Arulthevan, Yuroshyini" w:date="2020-05-19T09:15:00Z"/>
              <w:del w:id="851" w:author="Rosli, Nur Nashriq Nadira" w:date="2021-10-06T16:50:00Z"/>
              <w:rFonts w:ascii="Arial" w:hAnsi="Arial" w:cs="Arial"/>
              <w:sz w:val="22"/>
              <w:szCs w:val="22"/>
            </w:rPr>
          </w:rPrChange>
        </w:rPr>
      </w:pPr>
    </w:p>
    <w:p w14:paraId="36C190A4" w14:textId="4FD1D9D5" w:rsidR="00530319" w:rsidRPr="005C2466" w:rsidDel="002D0AC6" w:rsidRDefault="00530319">
      <w:pPr>
        <w:rPr>
          <w:ins w:id="852" w:author="Arulthevan, Yuroshyini" w:date="2020-05-19T09:15:00Z"/>
          <w:del w:id="853" w:author="Rosli, Nur Nashriq Nadira" w:date="2021-10-06T16:50:00Z"/>
          <w:rFonts w:ascii="Arial" w:hAnsi="Arial" w:cs="Arial"/>
          <w:sz w:val="20"/>
          <w:szCs w:val="22"/>
          <w:rPrChange w:id="854" w:author="Rosli, Nur Nashriq Nadira" w:date="2021-10-06T17:33:00Z">
            <w:rPr>
              <w:ins w:id="855" w:author="Arulthevan, Yuroshyini" w:date="2020-05-19T09:15:00Z"/>
              <w:del w:id="856" w:author="Rosli, Nur Nashriq Nadira" w:date="2021-10-06T16:50:00Z"/>
              <w:rFonts w:ascii="Arial" w:hAnsi="Arial" w:cs="Arial"/>
              <w:sz w:val="22"/>
              <w:szCs w:val="22"/>
            </w:rPr>
          </w:rPrChange>
        </w:rPr>
      </w:pPr>
    </w:p>
    <w:p w14:paraId="6643B986" w14:textId="409E908D" w:rsidR="00530319" w:rsidRPr="005C2466" w:rsidDel="002D0AC6" w:rsidRDefault="00530319">
      <w:pPr>
        <w:rPr>
          <w:ins w:id="857" w:author="Arulthevan, Yuroshyini" w:date="2020-05-19T09:15:00Z"/>
          <w:del w:id="858" w:author="Rosli, Nur Nashriq Nadira" w:date="2021-10-06T16:50:00Z"/>
          <w:rFonts w:ascii="Arial" w:hAnsi="Arial" w:cs="Arial"/>
          <w:sz w:val="20"/>
          <w:szCs w:val="22"/>
          <w:rPrChange w:id="859" w:author="Rosli, Nur Nashriq Nadira" w:date="2021-10-06T17:33:00Z">
            <w:rPr>
              <w:ins w:id="860" w:author="Arulthevan, Yuroshyini" w:date="2020-05-19T09:15:00Z"/>
              <w:del w:id="861" w:author="Rosli, Nur Nashriq Nadira" w:date="2021-10-06T16:50:00Z"/>
              <w:rFonts w:ascii="Arial" w:hAnsi="Arial" w:cs="Arial"/>
              <w:sz w:val="22"/>
              <w:szCs w:val="22"/>
            </w:rPr>
          </w:rPrChange>
        </w:rPr>
      </w:pPr>
    </w:p>
    <w:p w14:paraId="1C9BD206" w14:textId="1E1C58B3" w:rsidR="00530319" w:rsidRPr="005C2466" w:rsidDel="002D0AC6" w:rsidRDefault="00530319">
      <w:pPr>
        <w:rPr>
          <w:ins w:id="862" w:author="Arulthevan, Yuroshyini" w:date="2020-05-19T09:15:00Z"/>
          <w:del w:id="863" w:author="Rosli, Nur Nashriq Nadira" w:date="2021-10-06T16:50:00Z"/>
          <w:rFonts w:ascii="Arial" w:hAnsi="Arial" w:cs="Arial"/>
          <w:sz w:val="20"/>
          <w:szCs w:val="22"/>
          <w:rPrChange w:id="864" w:author="Rosli, Nur Nashriq Nadira" w:date="2021-10-06T17:33:00Z">
            <w:rPr>
              <w:ins w:id="865" w:author="Arulthevan, Yuroshyini" w:date="2020-05-19T09:15:00Z"/>
              <w:del w:id="866" w:author="Rosli, Nur Nashriq Nadira" w:date="2021-10-06T16:50:00Z"/>
              <w:rFonts w:ascii="Arial" w:hAnsi="Arial" w:cs="Arial"/>
              <w:sz w:val="22"/>
              <w:szCs w:val="22"/>
            </w:rPr>
          </w:rPrChange>
        </w:rPr>
      </w:pPr>
    </w:p>
    <w:p w14:paraId="46F09A78" w14:textId="40839EF3" w:rsidR="00530319" w:rsidRPr="005C2466" w:rsidDel="002D0AC6" w:rsidRDefault="00530319">
      <w:pPr>
        <w:rPr>
          <w:ins w:id="867" w:author="Arulthevan, Yuroshyini" w:date="2020-05-19T09:15:00Z"/>
          <w:del w:id="868" w:author="Rosli, Nur Nashriq Nadira" w:date="2021-10-06T16:50:00Z"/>
          <w:rFonts w:ascii="Arial" w:hAnsi="Arial" w:cs="Arial"/>
          <w:sz w:val="20"/>
          <w:szCs w:val="22"/>
          <w:rPrChange w:id="869" w:author="Rosli, Nur Nashriq Nadira" w:date="2021-10-06T17:33:00Z">
            <w:rPr>
              <w:ins w:id="870" w:author="Arulthevan, Yuroshyini" w:date="2020-05-19T09:15:00Z"/>
              <w:del w:id="871" w:author="Rosli, Nur Nashriq Nadira" w:date="2021-10-06T16:50:00Z"/>
              <w:rFonts w:ascii="Arial" w:hAnsi="Arial" w:cs="Arial"/>
              <w:sz w:val="22"/>
              <w:szCs w:val="22"/>
            </w:rPr>
          </w:rPrChange>
        </w:rPr>
      </w:pPr>
    </w:p>
    <w:p w14:paraId="02685C23" w14:textId="1475948A" w:rsidR="00530319" w:rsidRPr="005C2466" w:rsidDel="002D0AC6" w:rsidRDefault="00530319">
      <w:pPr>
        <w:rPr>
          <w:ins w:id="872" w:author="Arulthevan, Yuroshyini" w:date="2020-05-19T09:15:00Z"/>
          <w:del w:id="873" w:author="Rosli, Nur Nashriq Nadira" w:date="2021-10-06T16:50:00Z"/>
          <w:rFonts w:ascii="Arial" w:hAnsi="Arial" w:cs="Arial"/>
          <w:sz w:val="20"/>
          <w:szCs w:val="22"/>
          <w:rPrChange w:id="874" w:author="Rosli, Nur Nashriq Nadira" w:date="2021-10-06T17:33:00Z">
            <w:rPr>
              <w:ins w:id="875" w:author="Arulthevan, Yuroshyini" w:date="2020-05-19T09:15:00Z"/>
              <w:del w:id="876" w:author="Rosli, Nur Nashriq Nadira" w:date="2021-10-06T16:50:00Z"/>
              <w:rFonts w:ascii="Arial" w:hAnsi="Arial" w:cs="Arial"/>
              <w:sz w:val="22"/>
              <w:szCs w:val="22"/>
            </w:rPr>
          </w:rPrChange>
        </w:rPr>
      </w:pPr>
    </w:p>
    <w:p w14:paraId="3168D862" w14:textId="7DD037D0" w:rsidR="00530319" w:rsidRPr="005C2466" w:rsidDel="002D0AC6" w:rsidRDefault="00530319">
      <w:pPr>
        <w:rPr>
          <w:ins w:id="877" w:author="Arulthevan, Yuroshyini" w:date="2020-05-19T09:15:00Z"/>
          <w:del w:id="878" w:author="Rosli, Nur Nashriq Nadira" w:date="2021-10-06T16:50:00Z"/>
          <w:rFonts w:ascii="Arial" w:hAnsi="Arial" w:cs="Arial"/>
          <w:sz w:val="20"/>
          <w:szCs w:val="22"/>
          <w:rPrChange w:id="879" w:author="Rosli, Nur Nashriq Nadira" w:date="2021-10-06T17:33:00Z">
            <w:rPr>
              <w:ins w:id="880" w:author="Arulthevan, Yuroshyini" w:date="2020-05-19T09:15:00Z"/>
              <w:del w:id="881" w:author="Rosli, Nur Nashriq Nadira" w:date="2021-10-06T16:50:00Z"/>
              <w:rFonts w:ascii="Arial" w:hAnsi="Arial" w:cs="Arial"/>
              <w:sz w:val="22"/>
              <w:szCs w:val="22"/>
            </w:rPr>
          </w:rPrChange>
        </w:rPr>
      </w:pPr>
    </w:p>
    <w:p w14:paraId="5F75AFF4" w14:textId="67F64DEF" w:rsidR="00991DA9" w:rsidRPr="005C2466" w:rsidDel="00530319" w:rsidRDefault="00530319" w:rsidP="004C4A79">
      <w:pPr>
        <w:rPr>
          <w:ins w:id="882" w:author="Rosli, Nur Nashriq Nadira" w:date="2020-04-08T14:15:00Z"/>
          <w:del w:id="883" w:author="Arulthevan, Yuroshyini" w:date="2020-05-19T09:15:00Z"/>
          <w:rFonts w:ascii="Arial" w:hAnsi="Arial" w:cs="Arial"/>
          <w:sz w:val="20"/>
          <w:szCs w:val="22"/>
          <w:rPrChange w:id="884" w:author="Rosli, Nur Nashriq Nadira" w:date="2021-10-06T17:33:00Z">
            <w:rPr>
              <w:ins w:id="885" w:author="Rosli, Nur Nashriq Nadira" w:date="2020-04-08T14:15:00Z"/>
              <w:del w:id="886" w:author="Arulthevan, Yuroshyini" w:date="2020-05-19T09:15:00Z"/>
              <w:rFonts w:ascii="Arial" w:hAnsi="Arial" w:cs="Arial"/>
              <w:sz w:val="22"/>
              <w:szCs w:val="22"/>
            </w:rPr>
          </w:rPrChange>
        </w:rPr>
      </w:pPr>
      <w:ins w:id="887" w:author="Arulthevan, Yuroshyini" w:date="2020-05-19T09:15:00Z">
        <w:r w:rsidRPr="005C2466">
          <w:rPr>
            <w:rFonts w:ascii="Arial" w:hAnsi="Arial" w:cs="Arial"/>
            <w:sz w:val="20"/>
            <w:szCs w:val="22"/>
            <w:rPrChange w:id="888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>Example:</w:t>
        </w:r>
      </w:ins>
      <w:ins w:id="889" w:author="Rosli, Nur Nashriq Nadira" w:date="2020-04-08T14:15:00Z">
        <w:del w:id="890" w:author="Arulthevan, Yuroshyini" w:date="2020-05-19T09:15:00Z">
          <w:r w:rsidR="00991DA9" w:rsidRPr="005C2466" w:rsidDel="00530319">
            <w:rPr>
              <w:rFonts w:ascii="Arial" w:hAnsi="Arial" w:cs="Arial"/>
              <w:sz w:val="20"/>
              <w:szCs w:val="22"/>
              <w:rPrChange w:id="891" w:author="Rosli, Nur Nashriq Nadira" w:date="2021-10-06T17:33:00Z">
                <w:rPr>
                  <w:rFonts w:ascii="Arial" w:hAnsi="Arial" w:cs="Arial"/>
                  <w:sz w:val="22"/>
                  <w:szCs w:val="22"/>
                </w:rPr>
              </w:rPrChange>
            </w:rPr>
            <w:delText>e.g.</w:delText>
          </w:r>
        </w:del>
      </w:ins>
    </w:p>
    <w:p w14:paraId="314E26B8" w14:textId="78F8E6D9" w:rsidR="00D40706" w:rsidRPr="005C2466" w:rsidRDefault="00530319" w:rsidP="004C4A79">
      <w:pPr>
        <w:rPr>
          <w:ins w:id="892" w:author="Rosli, Nur Nashriq Nadira" w:date="2020-04-07T18:10:00Z"/>
          <w:rFonts w:ascii="Arial" w:hAnsi="Arial" w:cs="Arial"/>
          <w:sz w:val="20"/>
          <w:szCs w:val="22"/>
          <w:rPrChange w:id="893" w:author="Rosli, Nur Nashriq Nadira" w:date="2021-10-06T17:33:00Z">
            <w:rPr>
              <w:ins w:id="894" w:author="Rosli, Nur Nashriq Nadira" w:date="2020-04-07T18:10:00Z"/>
              <w:rFonts w:ascii="Arial" w:hAnsi="Arial" w:cs="Arial"/>
              <w:sz w:val="22"/>
              <w:szCs w:val="22"/>
            </w:rPr>
          </w:rPrChange>
        </w:rPr>
      </w:pPr>
      <w:ins w:id="895" w:author="Arulthevan, Yuroshyini" w:date="2020-05-19T09:15:00Z">
        <w:r w:rsidRPr="005C2466">
          <w:rPr>
            <w:rFonts w:ascii="Arial" w:hAnsi="Arial" w:cs="Arial"/>
            <w:sz w:val="20"/>
            <w:szCs w:val="22"/>
            <w:rPrChange w:id="896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 xml:space="preserve"> </w:t>
        </w:r>
      </w:ins>
      <w:ins w:id="897" w:author="Rosli, Nur Nashriq Nadira" w:date="2020-04-08T14:09:00Z">
        <w:r w:rsidR="004C4A79" w:rsidRPr="005C2466">
          <w:rPr>
            <w:rFonts w:ascii="Arial" w:hAnsi="Arial" w:cs="Arial"/>
            <w:sz w:val="20"/>
            <w:szCs w:val="22"/>
            <w:rPrChange w:id="898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>C</w:t>
        </w:r>
      </w:ins>
      <w:ins w:id="899" w:author="Rosli, Nur Nashriq Nadira" w:date="2020-04-08T10:27:00Z">
        <w:r w:rsidR="00BC5EA5" w:rsidRPr="005C2466">
          <w:rPr>
            <w:rFonts w:ascii="Arial" w:hAnsi="Arial" w:cs="Arial"/>
            <w:sz w:val="20"/>
            <w:szCs w:val="22"/>
            <w:rPrChange w:id="900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 xml:space="preserve">isco </w:t>
        </w:r>
      </w:ins>
      <w:ins w:id="901" w:author="Rosli, Nur Nashriq Nadira" w:date="2020-04-07T10:01:00Z">
        <w:r w:rsidR="00D40706" w:rsidRPr="005C2466">
          <w:rPr>
            <w:rFonts w:ascii="Arial" w:hAnsi="Arial" w:cs="Arial"/>
            <w:sz w:val="20"/>
            <w:szCs w:val="22"/>
            <w:rPrChange w:id="902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 xml:space="preserve">node </w:t>
        </w:r>
        <w:r w:rsidR="00D40706" w:rsidRPr="005C2466">
          <w:rPr>
            <w:rFonts w:ascii="Arial" w:hAnsi="Arial" w:cs="Arial"/>
            <w:b/>
            <w:sz w:val="20"/>
            <w:szCs w:val="22"/>
            <w:rPrChange w:id="903" w:author="Rosli, Nur Nashriq Nadira" w:date="2021-10-06T17:33:00Z">
              <w:rPr>
                <w:rFonts w:ascii="Arial" w:hAnsi="Arial" w:cs="Arial"/>
                <w:b/>
                <w:sz w:val="22"/>
                <w:szCs w:val="22"/>
              </w:rPr>
            </w:rPrChange>
          </w:rPr>
          <w:t xml:space="preserve">USDID-SECVSC001 </w:t>
        </w:r>
        <w:r w:rsidR="00D40706" w:rsidRPr="005C2466">
          <w:rPr>
            <w:rFonts w:ascii="Arial" w:hAnsi="Arial" w:cs="Arial"/>
            <w:sz w:val="20"/>
            <w:szCs w:val="22"/>
            <w:rPrChange w:id="904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 xml:space="preserve">for </w:t>
        </w:r>
      </w:ins>
      <w:ins w:id="905" w:author="Rosli, Nur Nashriq Nadira" w:date="2020-04-08T14:09:00Z">
        <w:r w:rsidR="004C4A79" w:rsidRPr="005C2466">
          <w:rPr>
            <w:rFonts w:ascii="Arial" w:hAnsi="Arial" w:cs="Arial"/>
            <w:sz w:val="20"/>
            <w:szCs w:val="22"/>
            <w:rPrChange w:id="906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 xml:space="preserve">attribute </w:t>
        </w:r>
      </w:ins>
      <w:ins w:id="907" w:author="Rosli, Nur Nashriq Nadira" w:date="2020-04-08T14:10:00Z">
        <w:r w:rsidR="004C4A79" w:rsidRPr="005C2466">
          <w:rPr>
            <w:rFonts w:ascii="Arial" w:hAnsi="Arial" w:cs="Arial"/>
            <w:sz w:val="20"/>
            <w:szCs w:val="22"/>
            <w:rPrChange w:id="908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>Memory used (</w:t>
        </w:r>
        <w:r w:rsidR="004C4A79" w:rsidRPr="005C2466">
          <w:rPr>
            <w:rFonts w:ascii="Arial" w:hAnsi="Arial" w:cs="Arial"/>
            <w:b/>
            <w:sz w:val="20"/>
            <w:szCs w:val="22"/>
            <w:rPrChange w:id="909" w:author="Rosli, Nur Nashriq Nadira" w:date="2021-10-06T17:33:00Z">
              <w:rPr>
                <w:rFonts w:ascii="Arial" w:hAnsi="Arial" w:cs="Arial"/>
                <w:b/>
                <w:sz w:val="22"/>
                <w:szCs w:val="22"/>
              </w:rPr>
            </w:rPrChange>
          </w:rPr>
          <w:t>ciscoMemoryPoolUsed</w:t>
        </w:r>
        <w:r w:rsidR="004C4A79" w:rsidRPr="005C2466">
          <w:rPr>
            <w:rFonts w:ascii="Arial" w:hAnsi="Arial" w:cs="Arial"/>
            <w:sz w:val="20"/>
            <w:szCs w:val="22"/>
            <w:rPrChange w:id="910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>) i</w:t>
        </w:r>
      </w:ins>
      <w:ins w:id="911" w:author="Rosli, Nur Nashriq Nadira" w:date="2020-04-08T14:09:00Z">
        <w:r w:rsidR="004C4A79" w:rsidRPr="005C2466">
          <w:rPr>
            <w:rFonts w:ascii="Arial" w:hAnsi="Arial" w:cs="Arial"/>
            <w:sz w:val="20"/>
            <w:szCs w:val="22"/>
            <w:rPrChange w:id="912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 xml:space="preserve">n resource </w:t>
        </w:r>
      </w:ins>
      <w:ins w:id="913" w:author="Rosli, Nur Nashriq Nadira" w:date="2020-04-08T14:13:00Z">
        <w:r w:rsidR="004C4A79" w:rsidRPr="005C2466">
          <w:rPr>
            <w:rFonts w:ascii="Arial" w:hAnsi="Arial" w:cs="Arial"/>
            <w:sz w:val="20"/>
            <w:szCs w:val="22"/>
            <w:rPrChange w:id="914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 xml:space="preserve">Node-level Performance Data </w:t>
        </w:r>
      </w:ins>
      <w:ins w:id="915" w:author="Rosli, Nur Nashriq Nadira" w:date="2020-04-08T14:09:00Z">
        <w:r w:rsidR="004C4A79" w:rsidRPr="005C2466">
          <w:rPr>
            <w:rFonts w:ascii="Arial" w:hAnsi="Arial" w:cs="Arial"/>
            <w:sz w:val="20"/>
            <w:szCs w:val="22"/>
            <w:rPrChange w:id="916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>(</w:t>
        </w:r>
        <w:r w:rsidR="004C4A79" w:rsidRPr="005C2466">
          <w:rPr>
            <w:rFonts w:ascii="Arial" w:hAnsi="Arial" w:cs="Arial"/>
            <w:b/>
            <w:sz w:val="20"/>
            <w:szCs w:val="22"/>
            <w:rPrChange w:id="917" w:author="Rosli, Nur Nashriq Nadira" w:date="2021-10-06T17:33:00Z">
              <w:rPr>
                <w:rFonts w:ascii="Arial" w:hAnsi="Arial" w:cs="Arial"/>
                <w:b/>
                <w:sz w:val="22"/>
                <w:szCs w:val="22"/>
              </w:rPr>
            </w:rPrChange>
          </w:rPr>
          <w:t>nodeSnmp</w:t>
        </w:r>
        <w:r w:rsidR="004C4A79" w:rsidRPr="005C2466">
          <w:rPr>
            <w:rFonts w:ascii="Arial" w:hAnsi="Arial" w:cs="Arial"/>
            <w:sz w:val="20"/>
            <w:szCs w:val="22"/>
            <w:rPrChange w:id="918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>)</w:t>
        </w:r>
      </w:ins>
      <w:ins w:id="919" w:author="Rosli, Nur Nashriq Nadira" w:date="2020-04-07T10:01:00Z">
        <w:r w:rsidR="00D40706" w:rsidRPr="005C2466">
          <w:rPr>
            <w:rFonts w:ascii="Arial" w:hAnsi="Arial" w:cs="Arial"/>
            <w:sz w:val="20"/>
            <w:szCs w:val="22"/>
            <w:rPrChange w:id="920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 xml:space="preserve"> </w:t>
        </w:r>
      </w:ins>
    </w:p>
    <w:p w14:paraId="139FC4B3" w14:textId="10FC2CE4" w:rsidR="00D74FD6" w:rsidRPr="005C2466" w:rsidRDefault="00D74FD6" w:rsidP="00D40706">
      <w:pPr>
        <w:rPr>
          <w:ins w:id="921" w:author="Rosli, Nur Nashriq Nadira" w:date="2020-04-07T17:57:00Z"/>
          <w:rFonts w:ascii="Arial" w:hAnsi="Arial" w:cs="Arial"/>
          <w:sz w:val="20"/>
          <w:szCs w:val="22"/>
          <w:rPrChange w:id="922" w:author="Rosli, Nur Nashriq Nadira" w:date="2021-10-06T17:33:00Z">
            <w:rPr>
              <w:ins w:id="923" w:author="Rosli, Nur Nashriq Nadira" w:date="2020-04-07T17:57:00Z"/>
              <w:rFonts w:ascii="Arial" w:hAnsi="Arial" w:cs="Arial"/>
              <w:sz w:val="22"/>
              <w:szCs w:val="22"/>
            </w:rPr>
          </w:rPrChange>
        </w:rPr>
      </w:pPr>
    </w:p>
    <w:p w14:paraId="664D90AF" w14:textId="6FA6DF3D" w:rsidR="00D74FD6" w:rsidRPr="005C2466" w:rsidRDefault="00A03E7B" w:rsidP="00D40706">
      <w:pPr>
        <w:rPr>
          <w:ins w:id="924" w:author="Rosli, Nur Nashriq Nadira" w:date="2020-04-07T17:58:00Z"/>
          <w:rFonts w:ascii="Arial" w:hAnsi="Arial" w:cs="Arial"/>
          <w:sz w:val="20"/>
          <w:szCs w:val="22"/>
          <w:rPrChange w:id="925" w:author="Rosli, Nur Nashriq Nadira" w:date="2021-10-06T17:33:00Z">
            <w:rPr>
              <w:ins w:id="926" w:author="Rosli, Nur Nashriq Nadira" w:date="2020-04-07T17:58:00Z"/>
              <w:rFonts w:ascii="Arial" w:hAnsi="Arial" w:cs="Arial"/>
              <w:sz w:val="22"/>
              <w:szCs w:val="22"/>
            </w:rPr>
          </w:rPrChange>
        </w:rPr>
      </w:pPr>
      <w:ins w:id="927" w:author="Vijendren, Raveen" w:date="2021-09-02T08:53:00Z">
        <w:r w:rsidRPr="005C2466">
          <w:rPr>
            <w:rFonts w:ascii="Arial" w:hAnsi="Arial" w:cs="Arial"/>
            <w:sz w:val="20"/>
            <w:szCs w:val="22"/>
            <w:rPrChange w:id="928" w:author="Rosli, Nur Nashriq Nadira" w:date="2021-10-06T17:33:00Z">
              <w:rPr/>
            </w:rPrChange>
          </w:rPr>
          <w:fldChar w:fldCharType="begin"/>
        </w:r>
        <w:r w:rsidRPr="005C2466">
          <w:rPr>
            <w:rFonts w:ascii="Arial" w:hAnsi="Arial" w:cs="Arial"/>
            <w:sz w:val="20"/>
            <w:szCs w:val="22"/>
            <w:rPrChange w:id="929" w:author="Rosli, Nur Nashriq Nadira" w:date="2021-10-06T17:33:00Z">
              <w:rPr/>
            </w:rPrChange>
          </w:rPr>
          <w:instrText xml:space="preserve"> HYPERLINK "</w:instrText>
        </w:r>
      </w:ins>
      <w:ins w:id="930" w:author="Rosli, Nur Nashriq Nadira" w:date="2020-04-07T17:57:00Z">
        <w:r w:rsidRPr="005C2466">
          <w:rPr>
            <w:rFonts w:ascii="Arial" w:hAnsi="Arial" w:cs="Arial"/>
            <w:sz w:val="20"/>
            <w:szCs w:val="22"/>
            <w:rPrChange w:id="931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instrText>https://</w:instrText>
        </w:r>
      </w:ins>
      <w:ins w:id="932" w:author="Vijendren, Raveen" w:date="2021-08-26T09:26:00Z">
        <w:r w:rsidRPr="005C2466">
          <w:rPr>
            <w:rFonts w:ascii="Arial" w:hAnsi="Arial" w:cs="Arial"/>
            <w:sz w:val="20"/>
            <w:szCs w:val="22"/>
            <w:rPrChange w:id="933" w:author="Rosli, Nur Nashriq Nadira" w:date="2021-10-06T17:33:00Z">
              <w:rPr>
                <w:rStyle w:val="Hyperlink"/>
              </w:rPr>
            </w:rPrChange>
          </w:rPr>
          <w:instrText>onmsapi.ups.xom.com</w:instrText>
        </w:r>
      </w:ins>
      <w:ins w:id="934" w:author="Rosli, Nur Nashriq Nadira" w:date="2020-04-07T17:57:00Z">
        <w:r w:rsidRPr="005C2466">
          <w:rPr>
            <w:rFonts w:ascii="Arial" w:hAnsi="Arial" w:cs="Arial"/>
            <w:sz w:val="20"/>
            <w:szCs w:val="22"/>
            <w:rPrChange w:id="935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instrText>/</w:instrText>
        </w:r>
      </w:ins>
      <w:ins w:id="936" w:author="Vijendren, Raveen" w:date="2021-09-02T08:53:00Z">
        <w:r w:rsidRPr="005C2466">
          <w:rPr>
            <w:rFonts w:ascii="Arial" w:hAnsi="Arial" w:cs="Arial"/>
            <w:sz w:val="20"/>
            <w:szCs w:val="22"/>
            <w:rPrChange w:id="937" w:author="Rosli, Nur Nashriq Nadira" w:date="2021-10-06T17:33:00Z">
              <w:rPr>
                <w:rStyle w:val="Hyperlink"/>
              </w:rPr>
            </w:rPrChange>
          </w:rPr>
          <w:instrText>opennms/</w:instrText>
        </w:r>
      </w:ins>
      <w:ins w:id="938" w:author="Rosli, Nur Nashriq Nadira" w:date="2020-04-07T17:57:00Z">
        <w:r w:rsidRPr="005C2466">
          <w:rPr>
            <w:rFonts w:ascii="Arial" w:hAnsi="Arial" w:cs="Arial"/>
            <w:sz w:val="20"/>
            <w:szCs w:val="22"/>
            <w:rPrChange w:id="939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instrText>rest/measurements/node%5BDID:</w:instrText>
        </w:r>
        <w:r w:rsidRPr="005C2466">
          <w:rPr>
            <w:rFonts w:ascii="Arial" w:hAnsi="Arial" w:cs="Arial"/>
            <w:b/>
            <w:sz w:val="20"/>
            <w:szCs w:val="22"/>
            <w:rPrChange w:id="940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instrText>USDID-SECVSC001</w:instrText>
        </w:r>
        <w:r w:rsidRPr="005C2466">
          <w:rPr>
            <w:rFonts w:ascii="Arial" w:hAnsi="Arial" w:cs="Arial"/>
            <w:sz w:val="20"/>
            <w:szCs w:val="22"/>
            <w:rPrChange w:id="941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instrText>%5D.</w:instrText>
        </w:r>
        <w:r w:rsidRPr="005C2466">
          <w:rPr>
            <w:rFonts w:ascii="Arial" w:hAnsi="Arial" w:cs="Arial"/>
            <w:b/>
            <w:sz w:val="20"/>
            <w:szCs w:val="22"/>
            <w:rPrChange w:id="942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instrText>nodeSnmp</w:instrText>
        </w:r>
        <w:r w:rsidRPr="005C2466">
          <w:rPr>
            <w:rFonts w:ascii="Arial" w:hAnsi="Arial" w:cs="Arial"/>
            <w:sz w:val="20"/>
            <w:szCs w:val="22"/>
            <w:rPrChange w:id="943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instrText>%5B%5D/</w:instrText>
        </w:r>
        <w:r w:rsidRPr="005C2466">
          <w:rPr>
            <w:rFonts w:ascii="Arial" w:hAnsi="Arial" w:cs="Arial"/>
            <w:b/>
            <w:sz w:val="20"/>
            <w:szCs w:val="22"/>
            <w:rPrChange w:id="944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instrText>ciscoMemoryPoolUsed</w:instrText>
        </w:r>
      </w:ins>
      <w:ins w:id="945" w:author="Vijendren, Raveen" w:date="2021-09-02T08:53:00Z">
        <w:r w:rsidRPr="005C2466">
          <w:rPr>
            <w:rFonts w:ascii="Arial" w:hAnsi="Arial" w:cs="Arial"/>
            <w:sz w:val="20"/>
            <w:szCs w:val="22"/>
            <w:rPrChange w:id="946" w:author="Rosli, Nur Nashriq Nadira" w:date="2021-10-06T17:33:00Z">
              <w:rPr/>
            </w:rPrChange>
          </w:rPr>
          <w:instrText xml:space="preserve">" </w:instrText>
        </w:r>
        <w:r w:rsidRPr="005C2466">
          <w:rPr>
            <w:rFonts w:ascii="Arial" w:hAnsi="Arial" w:cs="Arial"/>
            <w:sz w:val="20"/>
            <w:szCs w:val="22"/>
            <w:rPrChange w:id="947" w:author="Rosli, Nur Nashriq Nadira" w:date="2021-10-06T17:33:00Z">
              <w:rPr/>
            </w:rPrChange>
          </w:rPr>
          <w:fldChar w:fldCharType="separate"/>
        </w:r>
      </w:ins>
      <w:ins w:id="948" w:author="Rosli, Nur Nashriq Nadira" w:date="2020-04-07T17:57:00Z">
        <w:r w:rsidRPr="005C2466">
          <w:rPr>
            <w:rStyle w:val="Hyperlink"/>
            <w:rFonts w:ascii="Arial" w:hAnsi="Arial" w:cs="Arial"/>
            <w:sz w:val="20"/>
            <w:szCs w:val="22"/>
            <w:rPrChange w:id="949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>https://</w:t>
        </w:r>
        <w:del w:id="950" w:author="Vijendren, Raveen" w:date="2021-08-26T09:26:00Z">
          <w:r w:rsidRPr="005C2466" w:rsidDel="000913B6">
            <w:rPr>
              <w:rStyle w:val="Hyperlink"/>
              <w:rFonts w:ascii="Arial" w:hAnsi="Arial" w:cs="Arial"/>
              <w:sz w:val="20"/>
              <w:szCs w:val="22"/>
              <w:rPrChange w:id="951" w:author="Rosli, Nur Nashriq Nadira" w:date="2021-10-06T17:33:00Z">
                <w:rPr>
                  <w:rFonts w:ascii="Arial" w:hAnsi="Arial" w:cs="Arial"/>
                  <w:sz w:val="22"/>
                  <w:szCs w:val="22"/>
                </w:rPr>
              </w:rPrChange>
            </w:rPr>
            <w:delText>onms.ups.xom.com/opennmsapi</w:delText>
          </w:r>
        </w:del>
      </w:ins>
      <w:ins w:id="952" w:author="Vijendren, Raveen" w:date="2021-08-26T09:26:00Z">
        <w:r w:rsidRPr="005C2466">
          <w:rPr>
            <w:rStyle w:val="Hyperlink"/>
            <w:rFonts w:ascii="Arial" w:hAnsi="Arial" w:cs="Arial"/>
            <w:sz w:val="20"/>
            <w:szCs w:val="22"/>
            <w:rPrChange w:id="953" w:author="Rosli, Nur Nashriq Nadira" w:date="2021-10-06T17:33:00Z">
              <w:rPr>
                <w:rStyle w:val="Hyperlink"/>
              </w:rPr>
            </w:rPrChange>
          </w:rPr>
          <w:t>onmsapi.ups.xom.com</w:t>
        </w:r>
      </w:ins>
      <w:ins w:id="954" w:author="Rosli, Nur Nashriq Nadira" w:date="2020-04-07T17:57:00Z">
        <w:r w:rsidRPr="005C2466">
          <w:rPr>
            <w:rStyle w:val="Hyperlink"/>
            <w:rFonts w:ascii="Arial" w:hAnsi="Arial" w:cs="Arial"/>
            <w:sz w:val="20"/>
            <w:szCs w:val="22"/>
            <w:rPrChange w:id="955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>/</w:t>
        </w:r>
      </w:ins>
      <w:ins w:id="956" w:author="Vijendren, Raveen" w:date="2021-09-02T08:53:00Z">
        <w:r w:rsidRPr="005C2466">
          <w:rPr>
            <w:rStyle w:val="Hyperlink"/>
            <w:rFonts w:ascii="Arial" w:hAnsi="Arial" w:cs="Arial"/>
            <w:sz w:val="20"/>
            <w:szCs w:val="22"/>
            <w:rPrChange w:id="957" w:author="Rosli, Nur Nashriq Nadira" w:date="2021-10-06T17:33:00Z">
              <w:rPr>
                <w:rStyle w:val="Hyperlink"/>
              </w:rPr>
            </w:rPrChange>
          </w:rPr>
          <w:t>opennms/</w:t>
        </w:r>
      </w:ins>
      <w:ins w:id="958" w:author="Rosli, Nur Nashriq Nadira" w:date="2020-04-07T17:57:00Z">
        <w:r w:rsidRPr="005C2466">
          <w:rPr>
            <w:rStyle w:val="Hyperlink"/>
            <w:rFonts w:ascii="Arial" w:hAnsi="Arial" w:cs="Arial"/>
            <w:sz w:val="20"/>
            <w:szCs w:val="22"/>
            <w:rPrChange w:id="959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>rest/measurements/node%5BDID:</w:t>
        </w:r>
        <w:r w:rsidRPr="005C2466">
          <w:rPr>
            <w:rStyle w:val="Hyperlink"/>
            <w:rFonts w:ascii="Arial" w:hAnsi="Arial" w:cs="Arial"/>
            <w:b/>
            <w:sz w:val="20"/>
            <w:szCs w:val="22"/>
            <w:rPrChange w:id="960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>USDID-SECVSC001</w:t>
        </w:r>
        <w:r w:rsidRPr="005C2466">
          <w:rPr>
            <w:rStyle w:val="Hyperlink"/>
            <w:rFonts w:ascii="Arial" w:hAnsi="Arial" w:cs="Arial"/>
            <w:sz w:val="20"/>
            <w:szCs w:val="22"/>
            <w:rPrChange w:id="961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>%5D.</w:t>
        </w:r>
        <w:r w:rsidRPr="005C2466">
          <w:rPr>
            <w:rStyle w:val="Hyperlink"/>
            <w:rFonts w:ascii="Arial" w:hAnsi="Arial" w:cs="Arial"/>
            <w:b/>
            <w:sz w:val="20"/>
            <w:szCs w:val="22"/>
            <w:rPrChange w:id="962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>nodeSnmp</w:t>
        </w:r>
        <w:r w:rsidRPr="005C2466">
          <w:rPr>
            <w:rStyle w:val="Hyperlink"/>
            <w:rFonts w:ascii="Arial" w:hAnsi="Arial" w:cs="Arial"/>
            <w:sz w:val="20"/>
            <w:szCs w:val="22"/>
            <w:rPrChange w:id="963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>%5B%5D/</w:t>
        </w:r>
        <w:r w:rsidRPr="005C2466">
          <w:rPr>
            <w:rStyle w:val="Hyperlink"/>
            <w:rFonts w:ascii="Arial" w:hAnsi="Arial" w:cs="Arial"/>
            <w:b/>
            <w:sz w:val="20"/>
            <w:szCs w:val="22"/>
            <w:rPrChange w:id="964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>ciscoMemoryPoolUsed</w:t>
        </w:r>
      </w:ins>
      <w:ins w:id="965" w:author="Vijendren, Raveen" w:date="2021-09-02T08:53:00Z">
        <w:r w:rsidRPr="005C2466">
          <w:rPr>
            <w:rFonts w:ascii="Arial" w:hAnsi="Arial" w:cs="Arial"/>
            <w:sz w:val="20"/>
            <w:szCs w:val="22"/>
            <w:rPrChange w:id="966" w:author="Rosli, Nur Nashriq Nadira" w:date="2021-10-06T17:33:00Z">
              <w:rPr/>
            </w:rPrChange>
          </w:rPr>
          <w:fldChar w:fldCharType="end"/>
        </w:r>
      </w:ins>
    </w:p>
    <w:p w14:paraId="1006FD8F" w14:textId="5EF623CD" w:rsidR="00D74FD6" w:rsidRPr="005C2466" w:rsidRDefault="00D74FD6" w:rsidP="00D40706">
      <w:pPr>
        <w:rPr>
          <w:ins w:id="967" w:author="Rosli, Nur Nashriq Nadira" w:date="2020-04-07T17:57:00Z"/>
          <w:rFonts w:ascii="Arial" w:hAnsi="Arial" w:cs="Arial"/>
          <w:sz w:val="22"/>
          <w:szCs w:val="22"/>
        </w:rPr>
      </w:pPr>
    </w:p>
    <w:p w14:paraId="2E374F30" w14:textId="55A9777B" w:rsidR="00D40706" w:rsidRPr="005C2466" w:rsidRDefault="002D0AC6" w:rsidP="00D40706">
      <w:pPr>
        <w:rPr>
          <w:ins w:id="968" w:author="Rosli, Nur Nashriq Nadira" w:date="2020-04-07T10:26:00Z"/>
          <w:rFonts w:ascii="Arial" w:hAnsi="Arial" w:cs="Arial"/>
          <w:b/>
          <w:sz w:val="22"/>
          <w:szCs w:val="22"/>
        </w:rPr>
      </w:pPr>
      <w:ins w:id="969" w:author="Rosli, Nur Nashriq Nadira" w:date="2021-10-06T16:51:00Z">
        <w:r w:rsidRPr="005C2466">
          <w:rPr>
            <w:rFonts w:ascii="Arial" w:hAnsi="Arial" w:cs="Arial"/>
            <w:noProof/>
            <w:sz w:val="22"/>
            <w:szCs w:val="22"/>
            <w:lang w:eastAsia="en-US"/>
            <w:rPrChange w:id="970" w:author="Rosli, Nur Nashriq Nadira" w:date="2021-10-06T17:32:00Z">
              <w:rPr>
                <w:noProof/>
                <w:lang w:eastAsia="en-US"/>
              </w:rPr>
            </w:rPrChange>
          </w:rPr>
          <w:drawing>
            <wp:inline distT="0" distB="0" distL="0" distR="0" wp14:anchorId="615996C7" wp14:editId="098BCEEF">
              <wp:extent cx="5486400" cy="3884930"/>
              <wp:effectExtent l="0" t="0" r="0" b="1270"/>
              <wp:docPr id="13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38849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2DF6B19" w14:textId="3A13616C" w:rsidR="00966011" w:rsidRPr="005C2466" w:rsidRDefault="00966011" w:rsidP="00D40706">
      <w:pPr>
        <w:rPr>
          <w:ins w:id="971" w:author="Rosli, Nur Nashriq Nadira" w:date="2020-04-07T10:01:00Z"/>
          <w:rFonts w:ascii="Arial" w:hAnsi="Arial" w:cs="Arial"/>
          <w:b/>
          <w:sz w:val="22"/>
          <w:szCs w:val="22"/>
        </w:rPr>
      </w:pPr>
    </w:p>
    <w:p w14:paraId="577A728D" w14:textId="77777777" w:rsidR="00966011" w:rsidRPr="005C2466" w:rsidRDefault="00966011">
      <w:pPr>
        <w:rPr>
          <w:ins w:id="972" w:author="Rosli, Nur Nashriq Nadira" w:date="2020-04-07T10:28:00Z"/>
          <w:rFonts w:ascii="Arial" w:hAnsi="Arial" w:cs="Arial"/>
          <w:sz w:val="22"/>
          <w:szCs w:val="22"/>
        </w:rPr>
      </w:pPr>
    </w:p>
    <w:p w14:paraId="61617A36" w14:textId="7F16F74C" w:rsidR="00966011" w:rsidRPr="005C2466" w:rsidRDefault="00966011">
      <w:pPr>
        <w:rPr>
          <w:ins w:id="973" w:author="Arulthevan, Yuroshyini" w:date="2020-05-19T09:15:00Z"/>
          <w:rFonts w:ascii="Arial" w:hAnsi="Arial" w:cs="Arial"/>
          <w:color w:val="000000"/>
          <w:sz w:val="22"/>
          <w:szCs w:val="22"/>
        </w:rPr>
        <w:pPrChange w:id="974" w:author="Rosli, Nur Nashriq Nadira" w:date="2020-04-07T13:05:00Z">
          <w:pPr>
            <w:pStyle w:val="NormalWeb"/>
            <w:spacing w:before="0" w:beforeAutospacing="0" w:after="0" w:afterAutospacing="0"/>
          </w:pPr>
        </w:pPrChange>
      </w:pPr>
      <w:ins w:id="975" w:author="Rosli, Nur Nashriq Nadira" w:date="2020-04-07T10:27:00Z">
        <w:r w:rsidRPr="005C2466">
          <w:rPr>
            <w:rFonts w:ascii="Arial" w:hAnsi="Arial" w:cs="Arial"/>
            <w:color w:val="000000"/>
            <w:sz w:val="22"/>
            <w:szCs w:val="22"/>
            <w:rPrChange w:id="976" w:author="Rosli, Nur Nashriq Nadira" w:date="2021-10-06T17:32:00Z">
              <w:rPr>
                <w:rFonts w:ascii="Courier New" w:hAnsi="Courier New" w:cs="Courier New"/>
                <w:color w:val="000000"/>
                <w:sz w:val="18"/>
                <w:szCs w:val="18"/>
              </w:rPr>
            </w:rPrChange>
          </w:rPr>
          <w:t> </w:t>
        </w:r>
      </w:ins>
    </w:p>
    <w:p w14:paraId="581C91DA" w14:textId="7BFFCB9E" w:rsidR="00530319" w:rsidRPr="005C2466" w:rsidRDefault="00530319">
      <w:pPr>
        <w:rPr>
          <w:ins w:id="977" w:author="Arulthevan, Yuroshyini" w:date="2020-05-19T09:15:00Z"/>
          <w:rFonts w:ascii="Arial" w:hAnsi="Arial" w:cs="Arial"/>
          <w:color w:val="000000"/>
          <w:sz w:val="22"/>
          <w:szCs w:val="22"/>
        </w:rPr>
        <w:pPrChange w:id="978" w:author="Rosli, Nur Nashriq Nadira" w:date="2020-04-07T13:05:00Z">
          <w:pPr>
            <w:pStyle w:val="NormalWeb"/>
            <w:spacing w:before="0" w:beforeAutospacing="0" w:after="0" w:afterAutospacing="0"/>
          </w:pPr>
        </w:pPrChange>
      </w:pPr>
    </w:p>
    <w:p w14:paraId="253BA398" w14:textId="77777777" w:rsidR="00530319" w:rsidRPr="005C2466" w:rsidRDefault="00530319">
      <w:pPr>
        <w:rPr>
          <w:ins w:id="979" w:author="Arulthevan, Yuroshyini" w:date="2020-05-19T09:15:00Z"/>
          <w:rFonts w:ascii="Arial" w:hAnsi="Arial" w:cs="Arial"/>
          <w:color w:val="000000"/>
          <w:sz w:val="22"/>
          <w:szCs w:val="22"/>
        </w:rPr>
        <w:pPrChange w:id="980" w:author="Rosli, Nur Nashriq Nadira" w:date="2020-04-07T13:05:00Z">
          <w:pPr>
            <w:pStyle w:val="NormalWeb"/>
            <w:spacing w:before="0" w:beforeAutospacing="0" w:after="0" w:afterAutospacing="0"/>
          </w:pPr>
        </w:pPrChange>
      </w:pPr>
    </w:p>
    <w:p w14:paraId="713614B0" w14:textId="77777777" w:rsidR="00530319" w:rsidRPr="005C2466" w:rsidRDefault="00530319">
      <w:pPr>
        <w:rPr>
          <w:ins w:id="981" w:author="Arulthevan, Yuroshyini" w:date="2020-05-19T09:15:00Z"/>
          <w:rFonts w:ascii="Arial" w:hAnsi="Arial" w:cs="Arial"/>
          <w:color w:val="000000"/>
          <w:sz w:val="22"/>
          <w:szCs w:val="22"/>
        </w:rPr>
        <w:pPrChange w:id="982" w:author="Rosli, Nur Nashriq Nadira" w:date="2020-04-07T13:05:00Z">
          <w:pPr>
            <w:pStyle w:val="NormalWeb"/>
            <w:spacing w:before="0" w:beforeAutospacing="0" w:after="0" w:afterAutospacing="0"/>
          </w:pPr>
        </w:pPrChange>
      </w:pPr>
    </w:p>
    <w:p w14:paraId="0CB22516" w14:textId="77777777" w:rsidR="00530319" w:rsidRPr="005C2466" w:rsidRDefault="00530319">
      <w:pPr>
        <w:rPr>
          <w:ins w:id="983" w:author="Arulthevan, Yuroshyini" w:date="2020-05-19T09:15:00Z"/>
          <w:rFonts w:ascii="Arial" w:hAnsi="Arial" w:cs="Arial"/>
          <w:color w:val="000000"/>
          <w:sz w:val="22"/>
          <w:szCs w:val="22"/>
        </w:rPr>
        <w:pPrChange w:id="984" w:author="Rosli, Nur Nashriq Nadira" w:date="2020-04-07T13:05:00Z">
          <w:pPr>
            <w:pStyle w:val="NormalWeb"/>
            <w:spacing w:before="0" w:beforeAutospacing="0" w:after="0" w:afterAutospacing="0"/>
          </w:pPr>
        </w:pPrChange>
      </w:pPr>
    </w:p>
    <w:p w14:paraId="48B49549" w14:textId="5DC3AC55" w:rsidR="002D0AC6" w:rsidRPr="005C2466" w:rsidRDefault="002D0AC6">
      <w:pPr>
        <w:rPr>
          <w:ins w:id="985" w:author="Rosli, Nur Nashriq Nadira" w:date="2021-10-06T16:51:00Z"/>
          <w:rFonts w:ascii="Arial" w:hAnsi="Arial" w:cs="Arial"/>
          <w:color w:val="000000"/>
          <w:sz w:val="22"/>
          <w:szCs w:val="22"/>
        </w:rPr>
      </w:pPr>
    </w:p>
    <w:p w14:paraId="36B71A70" w14:textId="77777777" w:rsidR="002D0AC6" w:rsidRPr="005C2466" w:rsidRDefault="002D0AC6">
      <w:pPr>
        <w:rPr>
          <w:ins w:id="986" w:author="Rosli, Nur Nashriq Nadira" w:date="2021-10-06T16:51:00Z"/>
          <w:rFonts w:ascii="Arial" w:hAnsi="Arial" w:cs="Arial"/>
          <w:color w:val="000000"/>
          <w:sz w:val="22"/>
          <w:szCs w:val="22"/>
        </w:rPr>
      </w:pPr>
      <w:ins w:id="987" w:author="Rosli, Nur Nashriq Nadira" w:date="2021-10-06T16:51:00Z">
        <w:r w:rsidRPr="005C2466">
          <w:rPr>
            <w:rFonts w:ascii="Arial" w:hAnsi="Arial" w:cs="Arial"/>
            <w:color w:val="000000"/>
            <w:sz w:val="22"/>
            <w:szCs w:val="22"/>
          </w:rPr>
          <w:br w:type="page"/>
        </w:r>
      </w:ins>
    </w:p>
    <w:p w14:paraId="2627BE7E" w14:textId="77777777" w:rsidR="00530319" w:rsidRPr="005C2466" w:rsidDel="002D0AC6" w:rsidRDefault="00530319">
      <w:pPr>
        <w:rPr>
          <w:ins w:id="988" w:author="Arulthevan, Yuroshyini" w:date="2020-05-19T09:15:00Z"/>
          <w:del w:id="989" w:author="Rosli, Nur Nashriq Nadira" w:date="2021-10-06T16:51:00Z"/>
          <w:rFonts w:ascii="Arial" w:hAnsi="Arial" w:cs="Arial"/>
          <w:color w:val="000000"/>
          <w:sz w:val="20"/>
          <w:szCs w:val="22"/>
          <w:rPrChange w:id="990" w:author="Rosli, Nur Nashriq Nadira" w:date="2021-10-06T17:33:00Z">
            <w:rPr>
              <w:ins w:id="991" w:author="Arulthevan, Yuroshyini" w:date="2020-05-19T09:15:00Z"/>
              <w:del w:id="992" w:author="Rosli, Nur Nashriq Nadira" w:date="2021-10-06T16:51:00Z"/>
              <w:rFonts w:ascii="Arial" w:hAnsi="Arial" w:cs="Arial"/>
              <w:color w:val="000000"/>
              <w:sz w:val="22"/>
              <w:szCs w:val="22"/>
            </w:rPr>
          </w:rPrChange>
        </w:rPr>
        <w:pPrChange w:id="993" w:author="Rosli, Nur Nashriq Nadira" w:date="2020-04-07T13:05:00Z">
          <w:pPr>
            <w:pStyle w:val="NormalWeb"/>
            <w:spacing w:before="0" w:beforeAutospacing="0" w:after="0" w:afterAutospacing="0"/>
          </w:pPr>
        </w:pPrChange>
      </w:pPr>
    </w:p>
    <w:p w14:paraId="306A5D22" w14:textId="5687497F" w:rsidR="00530319" w:rsidRPr="005C2466" w:rsidDel="002D0AC6" w:rsidRDefault="00530319">
      <w:pPr>
        <w:rPr>
          <w:ins w:id="994" w:author="Arulthevan, Yuroshyini" w:date="2020-05-19T09:15:00Z"/>
          <w:del w:id="995" w:author="Rosli, Nur Nashriq Nadira" w:date="2021-10-06T16:51:00Z"/>
          <w:rFonts w:ascii="Arial" w:hAnsi="Arial" w:cs="Arial"/>
          <w:color w:val="000000"/>
          <w:sz w:val="20"/>
          <w:szCs w:val="22"/>
          <w:rPrChange w:id="996" w:author="Rosli, Nur Nashriq Nadira" w:date="2021-10-06T17:33:00Z">
            <w:rPr>
              <w:ins w:id="997" w:author="Arulthevan, Yuroshyini" w:date="2020-05-19T09:15:00Z"/>
              <w:del w:id="998" w:author="Rosli, Nur Nashriq Nadira" w:date="2021-10-06T16:51:00Z"/>
              <w:rFonts w:ascii="Arial" w:hAnsi="Arial" w:cs="Arial"/>
              <w:color w:val="000000"/>
              <w:sz w:val="22"/>
              <w:szCs w:val="22"/>
            </w:rPr>
          </w:rPrChange>
        </w:rPr>
        <w:pPrChange w:id="999" w:author="Rosli, Nur Nashriq Nadira" w:date="2020-04-07T13:05:00Z">
          <w:pPr>
            <w:pStyle w:val="NormalWeb"/>
            <w:spacing w:before="0" w:beforeAutospacing="0" w:after="0" w:afterAutospacing="0"/>
          </w:pPr>
        </w:pPrChange>
      </w:pPr>
    </w:p>
    <w:p w14:paraId="11E5D7AC" w14:textId="1F1B5EE3" w:rsidR="00530319" w:rsidRPr="005C2466" w:rsidDel="002D0AC6" w:rsidRDefault="00530319">
      <w:pPr>
        <w:rPr>
          <w:ins w:id="1000" w:author="Arulthevan, Yuroshyini" w:date="2020-05-19T09:15:00Z"/>
          <w:del w:id="1001" w:author="Rosli, Nur Nashriq Nadira" w:date="2021-10-06T16:51:00Z"/>
          <w:rFonts w:ascii="Arial" w:hAnsi="Arial" w:cs="Arial"/>
          <w:color w:val="000000"/>
          <w:sz w:val="20"/>
          <w:szCs w:val="22"/>
          <w:rPrChange w:id="1002" w:author="Rosli, Nur Nashriq Nadira" w:date="2021-10-06T17:33:00Z">
            <w:rPr>
              <w:ins w:id="1003" w:author="Arulthevan, Yuroshyini" w:date="2020-05-19T09:15:00Z"/>
              <w:del w:id="1004" w:author="Rosli, Nur Nashriq Nadira" w:date="2021-10-06T16:51:00Z"/>
              <w:rFonts w:ascii="Arial" w:hAnsi="Arial" w:cs="Arial"/>
              <w:color w:val="000000"/>
              <w:sz w:val="22"/>
              <w:szCs w:val="22"/>
            </w:rPr>
          </w:rPrChange>
        </w:rPr>
        <w:pPrChange w:id="1005" w:author="Rosli, Nur Nashriq Nadira" w:date="2020-04-07T13:05:00Z">
          <w:pPr>
            <w:pStyle w:val="NormalWeb"/>
            <w:spacing w:before="0" w:beforeAutospacing="0" w:after="0" w:afterAutospacing="0"/>
          </w:pPr>
        </w:pPrChange>
      </w:pPr>
    </w:p>
    <w:p w14:paraId="5275EA04" w14:textId="7813E475" w:rsidR="00530319" w:rsidRPr="005C2466" w:rsidDel="002D0AC6" w:rsidRDefault="00530319">
      <w:pPr>
        <w:rPr>
          <w:ins w:id="1006" w:author="Arulthevan, Yuroshyini" w:date="2020-05-19T09:15:00Z"/>
          <w:del w:id="1007" w:author="Rosli, Nur Nashriq Nadira" w:date="2021-10-06T16:51:00Z"/>
          <w:rFonts w:ascii="Arial" w:hAnsi="Arial" w:cs="Arial"/>
          <w:color w:val="000000"/>
          <w:sz w:val="20"/>
          <w:szCs w:val="22"/>
          <w:rPrChange w:id="1008" w:author="Rosli, Nur Nashriq Nadira" w:date="2021-10-06T17:33:00Z">
            <w:rPr>
              <w:ins w:id="1009" w:author="Arulthevan, Yuroshyini" w:date="2020-05-19T09:15:00Z"/>
              <w:del w:id="1010" w:author="Rosli, Nur Nashriq Nadira" w:date="2021-10-06T16:51:00Z"/>
              <w:rFonts w:ascii="Arial" w:hAnsi="Arial" w:cs="Arial"/>
              <w:color w:val="000000"/>
              <w:sz w:val="22"/>
              <w:szCs w:val="22"/>
            </w:rPr>
          </w:rPrChange>
        </w:rPr>
        <w:pPrChange w:id="1011" w:author="Rosli, Nur Nashriq Nadira" w:date="2020-04-07T13:05:00Z">
          <w:pPr>
            <w:pStyle w:val="NormalWeb"/>
            <w:spacing w:before="0" w:beforeAutospacing="0" w:after="0" w:afterAutospacing="0"/>
          </w:pPr>
        </w:pPrChange>
      </w:pPr>
    </w:p>
    <w:p w14:paraId="6B9C97A9" w14:textId="2E304CF9" w:rsidR="00530319" w:rsidRPr="005C2466" w:rsidDel="002D0AC6" w:rsidRDefault="00530319">
      <w:pPr>
        <w:rPr>
          <w:ins w:id="1012" w:author="Arulthevan, Yuroshyini" w:date="2020-05-19T09:15:00Z"/>
          <w:del w:id="1013" w:author="Rosli, Nur Nashriq Nadira" w:date="2021-10-06T16:51:00Z"/>
          <w:rFonts w:ascii="Arial" w:hAnsi="Arial" w:cs="Arial"/>
          <w:color w:val="000000"/>
          <w:sz w:val="20"/>
          <w:szCs w:val="22"/>
          <w:rPrChange w:id="1014" w:author="Rosli, Nur Nashriq Nadira" w:date="2021-10-06T17:33:00Z">
            <w:rPr>
              <w:ins w:id="1015" w:author="Arulthevan, Yuroshyini" w:date="2020-05-19T09:15:00Z"/>
              <w:del w:id="1016" w:author="Rosli, Nur Nashriq Nadira" w:date="2021-10-06T16:51:00Z"/>
              <w:rFonts w:ascii="Arial" w:hAnsi="Arial" w:cs="Arial"/>
              <w:color w:val="000000"/>
              <w:sz w:val="22"/>
              <w:szCs w:val="22"/>
            </w:rPr>
          </w:rPrChange>
        </w:rPr>
        <w:pPrChange w:id="1017" w:author="Rosli, Nur Nashriq Nadira" w:date="2020-04-07T13:05:00Z">
          <w:pPr>
            <w:pStyle w:val="NormalWeb"/>
            <w:spacing w:before="0" w:beforeAutospacing="0" w:after="0" w:afterAutospacing="0"/>
          </w:pPr>
        </w:pPrChange>
      </w:pPr>
    </w:p>
    <w:p w14:paraId="29353D13" w14:textId="0E05B8AA" w:rsidR="00530319" w:rsidRPr="005C2466" w:rsidDel="002D0AC6" w:rsidRDefault="00530319">
      <w:pPr>
        <w:rPr>
          <w:ins w:id="1018" w:author="Arulthevan, Yuroshyini" w:date="2020-05-19T09:15:00Z"/>
          <w:del w:id="1019" w:author="Rosli, Nur Nashriq Nadira" w:date="2021-10-06T16:51:00Z"/>
          <w:rFonts w:ascii="Arial" w:hAnsi="Arial" w:cs="Arial"/>
          <w:color w:val="000000"/>
          <w:sz w:val="20"/>
          <w:szCs w:val="22"/>
          <w:rPrChange w:id="1020" w:author="Rosli, Nur Nashriq Nadira" w:date="2021-10-06T17:33:00Z">
            <w:rPr>
              <w:ins w:id="1021" w:author="Arulthevan, Yuroshyini" w:date="2020-05-19T09:15:00Z"/>
              <w:del w:id="1022" w:author="Rosli, Nur Nashriq Nadira" w:date="2021-10-06T16:51:00Z"/>
              <w:rFonts w:ascii="Arial" w:hAnsi="Arial" w:cs="Arial"/>
              <w:color w:val="000000"/>
              <w:sz w:val="22"/>
              <w:szCs w:val="22"/>
            </w:rPr>
          </w:rPrChange>
        </w:rPr>
        <w:pPrChange w:id="1023" w:author="Rosli, Nur Nashriq Nadira" w:date="2020-04-07T13:05:00Z">
          <w:pPr>
            <w:pStyle w:val="NormalWeb"/>
            <w:spacing w:before="0" w:beforeAutospacing="0" w:after="0" w:afterAutospacing="0"/>
          </w:pPr>
        </w:pPrChange>
      </w:pPr>
    </w:p>
    <w:p w14:paraId="29124702" w14:textId="0C89FAD2" w:rsidR="00530319" w:rsidRPr="005C2466" w:rsidDel="002D0AC6" w:rsidRDefault="00530319">
      <w:pPr>
        <w:rPr>
          <w:ins w:id="1024" w:author="Arulthevan, Yuroshyini" w:date="2020-05-19T09:15:00Z"/>
          <w:del w:id="1025" w:author="Rosli, Nur Nashriq Nadira" w:date="2021-10-06T16:51:00Z"/>
          <w:rFonts w:ascii="Arial" w:hAnsi="Arial" w:cs="Arial"/>
          <w:color w:val="000000"/>
          <w:sz w:val="20"/>
          <w:szCs w:val="22"/>
          <w:rPrChange w:id="1026" w:author="Rosli, Nur Nashriq Nadira" w:date="2021-10-06T17:33:00Z">
            <w:rPr>
              <w:ins w:id="1027" w:author="Arulthevan, Yuroshyini" w:date="2020-05-19T09:15:00Z"/>
              <w:del w:id="1028" w:author="Rosli, Nur Nashriq Nadira" w:date="2021-10-06T16:51:00Z"/>
              <w:rFonts w:ascii="Arial" w:hAnsi="Arial" w:cs="Arial"/>
              <w:color w:val="000000"/>
              <w:sz w:val="22"/>
              <w:szCs w:val="22"/>
            </w:rPr>
          </w:rPrChange>
        </w:rPr>
        <w:pPrChange w:id="1029" w:author="Rosli, Nur Nashriq Nadira" w:date="2020-04-07T13:05:00Z">
          <w:pPr>
            <w:pStyle w:val="NormalWeb"/>
            <w:spacing w:before="0" w:beforeAutospacing="0" w:after="0" w:afterAutospacing="0"/>
          </w:pPr>
        </w:pPrChange>
      </w:pPr>
    </w:p>
    <w:p w14:paraId="759103FA" w14:textId="24681272" w:rsidR="00530319" w:rsidRPr="005C2466" w:rsidDel="002D0AC6" w:rsidRDefault="00530319">
      <w:pPr>
        <w:rPr>
          <w:ins w:id="1030" w:author="Arulthevan, Yuroshyini" w:date="2020-05-19T09:15:00Z"/>
          <w:del w:id="1031" w:author="Rosli, Nur Nashriq Nadira" w:date="2021-10-06T16:51:00Z"/>
          <w:rFonts w:ascii="Arial" w:hAnsi="Arial" w:cs="Arial"/>
          <w:color w:val="000000"/>
          <w:sz w:val="20"/>
          <w:szCs w:val="22"/>
          <w:rPrChange w:id="1032" w:author="Rosli, Nur Nashriq Nadira" w:date="2021-10-06T17:33:00Z">
            <w:rPr>
              <w:ins w:id="1033" w:author="Arulthevan, Yuroshyini" w:date="2020-05-19T09:15:00Z"/>
              <w:del w:id="1034" w:author="Rosli, Nur Nashriq Nadira" w:date="2021-10-06T16:51:00Z"/>
              <w:rFonts w:ascii="Arial" w:hAnsi="Arial" w:cs="Arial"/>
              <w:color w:val="000000"/>
              <w:sz w:val="22"/>
              <w:szCs w:val="22"/>
            </w:rPr>
          </w:rPrChange>
        </w:rPr>
        <w:pPrChange w:id="1035" w:author="Rosli, Nur Nashriq Nadira" w:date="2020-04-07T13:05:00Z">
          <w:pPr>
            <w:pStyle w:val="NormalWeb"/>
            <w:spacing w:before="0" w:beforeAutospacing="0" w:after="0" w:afterAutospacing="0"/>
          </w:pPr>
        </w:pPrChange>
      </w:pPr>
    </w:p>
    <w:p w14:paraId="00D0566D" w14:textId="4798762E" w:rsidR="00530319" w:rsidRPr="005C2466" w:rsidDel="002D0AC6" w:rsidRDefault="00530319">
      <w:pPr>
        <w:rPr>
          <w:ins w:id="1036" w:author="Arulthevan, Yuroshyini" w:date="2020-05-19T09:15:00Z"/>
          <w:del w:id="1037" w:author="Rosli, Nur Nashriq Nadira" w:date="2021-10-06T16:51:00Z"/>
          <w:rFonts w:ascii="Arial" w:hAnsi="Arial" w:cs="Arial"/>
          <w:color w:val="000000"/>
          <w:sz w:val="20"/>
          <w:szCs w:val="22"/>
          <w:rPrChange w:id="1038" w:author="Rosli, Nur Nashriq Nadira" w:date="2021-10-06T17:33:00Z">
            <w:rPr>
              <w:ins w:id="1039" w:author="Arulthevan, Yuroshyini" w:date="2020-05-19T09:15:00Z"/>
              <w:del w:id="1040" w:author="Rosli, Nur Nashriq Nadira" w:date="2021-10-06T16:51:00Z"/>
              <w:rFonts w:ascii="Arial" w:hAnsi="Arial" w:cs="Arial"/>
              <w:color w:val="000000"/>
              <w:sz w:val="22"/>
              <w:szCs w:val="22"/>
            </w:rPr>
          </w:rPrChange>
        </w:rPr>
        <w:pPrChange w:id="1041" w:author="Rosli, Nur Nashriq Nadira" w:date="2020-04-07T13:05:00Z">
          <w:pPr>
            <w:pStyle w:val="NormalWeb"/>
            <w:spacing w:before="0" w:beforeAutospacing="0" w:after="0" w:afterAutospacing="0"/>
          </w:pPr>
        </w:pPrChange>
      </w:pPr>
    </w:p>
    <w:p w14:paraId="6C068FC4" w14:textId="3EFAA996" w:rsidR="00530319" w:rsidRPr="005C2466" w:rsidDel="002D0AC6" w:rsidRDefault="00530319">
      <w:pPr>
        <w:rPr>
          <w:ins w:id="1042" w:author="Arulthevan, Yuroshyini" w:date="2020-05-19T09:15:00Z"/>
          <w:del w:id="1043" w:author="Rosli, Nur Nashriq Nadira" w:date="2021-10-06T16:51:00Z"/>
          <w:rFonts w:ascii="Arial" w:hAnsi="Arial" w:cs="Arial"/>
          <w:color w:val="000000"/>
          <w:sz w:val="20"/>
          <w:szCs w:val="22"/>
          <w:rPrChange w:id="1044" w:author="Rosli, Nur Nashriq Nadira" w:date="2021-10-06T17:33:00Z">
            <w:rPr>
              <w:ins w:id="1045" w:author="Arulthevan, Yuroshyini" w:date="2020-05-19T09:15:00Z"/>
              <w:del w:id="1046" w:author="Rosli, Nur Nashriq Nadira" w:date="2021-10-06T16:51:00Z"/>
              <w:rFonts w:ascii="Arial" w:hAnsi="Arial" w:cs="Arial"/>
              <w:color w:val="000000"/>
              <w:sz w:val="22"/>
              <w:szCs w:val="22"/>
            </w:rPr>
          </w:rPrChange>
        </w:rPr>
        <w:pPrChange w:id="1047" w:author="Rosli, Nur Nashriq Nadira" w:date="2020-04-07T13:05:00Z">
          <w:pPr>
            <w:pStyle w:val="NormalWeb"/>
            <w:spacing w:before="0" w:beforeAutospacing="0" w:after="0" w:afterAutospacing="0"/>
          </w:pPr>
        </w:pPrChange>
      </w:pPr>
    </w:p>
    <w:p w14:paraId="2E6EF678" w14:textId="3148C865" w:rsidR="00530319" w:rsidRPr="005C2466" w:rsidDel="002D0AC6" w:rsidRDefault="00530319">
      <w:pPr>
        <w:rPr>
          <w:ins w:id="1048" w:author="Arulthevan, Yuroshyini" w:date="2020-05-19T09:15:00Z"/>
          <w:del w:id="1049" w:author="Rosli, Nur Nashriq Nadira" w:date="2021-10-06T16:51:00Z"/>
          <w:rFonts w:ascii="Arial" w:hAnsi="Arial" w:cs="Arial"/>
          <w:color w:val="000000"/>
          <w:sz w:val="20"/>
          <w:szCs w:val="22"/>
          <w:rPrChange w:id="1050" w:author="Rosli, Nur Nashriq Nadira" w:date="2021-10-06T17:33:00Z">
            <w:rPr>
              <w:ins w:id="1051" w:author="Arulthevan, Yuroshyini" w:date="2020-05-19T09:15:00Z"/>
              <w:del w:id="1052" w:author="Rosli, Nur Nashriq Nadira" w:date="2021-10-06T16:51:00Z"/>
              <w:rFonts w:ascii="Arial" w:hAnsi="Arial" w:cs="Arial"/>
              <w:color w:val="000000"/>
              <w:sz w:val="22"/>
              <w:szCs w:val="22"/>
            </w:rPr>
          </w:rPrChange>
        </w:rPr>
        <w:pPrChange w:id="1053" w:author="Rosli, Nur Nashriq Nadira" w:date="2020-04-07T13:05:00Z">
          <w:pPr>
            <w:pStyle w:val="NormalWeb"/>
            <w:spacing w:before="0" w:beforeAutospacing="0" w:after="0" w:afterAutospacing="0"/>
          </w:pPr>
        </w:pPrChange>
      </w:pPr>
    </w:p>
    <w:p w14:paraId="59B8A3BF" w14:textId="503C898E" w:rsidR="00530319" w:rsidRPr="005C2466" w:rsidDel="002D0AC6" w:rsidRDefault="00530319">
      <w:pPr>
        <w:rPr>
          <w:ins w:id="1054" w:author="Arulthevan, Yuroshyini" w:date="2020-05-19T09:15:00Z"/>
          <w:del w:id="1055" w:author="Rosli, Nur Nashriq Nadira" w:date="2021-10-06T16:51:00Z"/>
          <w:rFonts w:ascii="Arial" w:hAnsi="Arial" w:cs="Arial"/>
          <w:color w:val="000000"/>
          <w:sz w:val="20"/>
          <w:szCs w:val="22"/>
          <w:rPrChange w:id="1056" w:author="Rosli, Nur Nashriq Nadira" w:date="2021-10-06T17:33:00Z">
            <w:rPr>
              <w:ins w:id="1057" w:author="Arulthevan, Yuroshyini" w:date="2020-05-19T09:15:00Z"/>
              <w:del w:id="1058" w:author="Rosli, Nur Nashriq Nadira" w:date="2021-10-06T16:51:00Z"/>
              <w:rFonts w:ascii="Arial" w:hAnsi="Arial" w:cs="Arial"/>
              <w:color w:val="000000"/>
              <w:sz w:val="22"/>
              <w:szCs w:val="22"/>
            </w:rPr>
          </w:rPrChange>
        </w:rPr>
        <w:pPrChange w:id="1059" w:author="Rosli, Nur Nashriq Nadira" w:date="2020-04-07T13:05:00Z">
          <w:pPr>
            <w:pStyle w:val="NormalWeb"/>
            <w:spacing w:before="0" w:beforeAutospacing="0" w:after="0" w:afterAutospacing="0"/>
          </w:pPr>
        </w:pPrChange>
      </w:pPr>
    </w:p>
    <w:p w14:paraId="3B000728" w14:textId="3D75F5A3" w:rsidR="00530319" w:rsidRPr="005C2466" w:rsidDel="002D0AC6" w:rsidRDefault="00530319">
      <w:pPr>
        <w:rPr>
          <w:ins w:id="1060" w:author="Arulthevan, Yuroshyini" w:date="2020-05-19T09:15:00Z"/>
          <w:del w:id="1061" w:author="Rosli, Nur Nashriq Nadira" w:date="2021-10-06T16:51:00Z"/>
          <w:rFonts w:ascii="Arial" w:hAnsi="Arial" w:cs="Arial"/>
          <w:color w:val="000000"/>
          <w:sz w:val="20"/>
          <w:szCs w:val="22"/>
          <w:rPrChange w:id="1062" w:author="Rosli, Nur Nashriq Nadira" w:date="2021-10-06T17:33:00Z">
            <w:rPr>
              <w:ins w:id="1063" w:author="Arulthevan, Yuroshyini" w:date="2020-05-19T09:15:00Z"/>
              <w:del w:id="1064" w:author="Rosli, Nur Nashriq Nadira" w:date="2021-10-06T16:51:00Z"/>
              <w:rFonts w:ascii="Arial" w:hAnsi="Arial" w:cs="Arial"/>
              <w:color w:val="000000"/>
              <w:sz w:val="22"/>
              <w:szCs w:val="22"/>
            </w:rPr>
          </w:rPrChange>
        </w:rPr>
        <w:pPrChange w:id="1065" w:author="Rosli, Nur Nashriq Nadira" w:date="2020-04-07T13:05:00Z">
          <w:pPr>
            <w:pStyle w:val="NormalWeb"/>
            <w:spacing w:before="0" w:beforeAutospacing="0" w:after="0" w:afterAutospacing="0"/>
          </w:pPr>
        </w:pPrChange>
      </w:pPr>
    </w:p>
    <w:p w14:paraId="550BAB42" w14:textId="715D3B03" w:rsidR="00530319" w:rsidRPr="005C2466" w:rsidDel="002D0AC6" w:rsidRDefault="00530319">
      <w:pPr>
        <w:rPr>
          <w:ins w:id="1066" w:author="Arulthevan, Yuroshyini" w:date="2020-05-19T09:15:00Z"/>
          <w:del w:id="1067" w:author="Rosli, Nur Nashriq Nadira" w:date="2021-10-06T16:51:00Z"/>
          <w:rFonts w:ascii="Arial" w:hAnsi="Arial" w:cs="Arial"/>
          <w:color w:val="000000"/>
          <w:sz w:val="20"/>
          <w:szCs w:val="22"/>
          <w:rPrChange w:id="1068" w:author="Rosli, Nur Nashriq Nadira" w:date="2021-10-06T17:33:00Z">
            <w:rPr>
              <w:ins w:id="1069" w:author="Arulthevan, Yuroshyini" w:date="2020-05-19T09:15:00Z"/>
              <w:del w:id="1070" w:author="Rosli, Nur Nashriq Nadira" w:date="2021-10-06T16:51:00Z"/>
              <w:rFonts w:ascii="Arial" w:hAnsi="Arial" w:cs="Arial"/>
              <w:color w:val="000000"/>
              <w:sz w:val="22"/>
              <w:szCs w:val="22"/>
            </w:rPr>
          </w:rPrChange>
        </w:rPr>
        <w:pPrChange w:id="1071" w:author="Rosli, Nur Nashriq Nadira" w:date="2020-04-07T13:05:00Z">
          <w:pPr>
            <w:pStyle w:val="NormalWeb"/>
            <w:spacing w:before="0" w:beforeAutospacing="0" w:after="0" w:afterAutospacing="0"/>
          </w:pPr>
        </w:pPrChange>
      </w:pPr>
    </w:p>
    <w:p w14:paraId="35BB5413" w14:textId="20ADE943" w:rsidR="00530319" w:rsidRPr="005C2466" w:rsidDel="002D0AC6" w:rsidRDefault="00530319">
      <w:pPr>
        <w:rPr>
          <w:ins w:id="1072" w:author="Arulthevan, Yuroshyini" w:date="2020-05-19T09:15:00Z"/>
          <w:del w:id="1073" w:author="Rosli, Nur Nashriq Nadira" w:date="2021-10-06T16:51:00Z"/>
          <w:rFonts w:ascii="Arial" w:hAnsi="Arial" w:cs="Arial"/>
          <w:color w:val="000000"/>
          <w:sz w:val="20"/>
          <w:szCs w:val="22"/>
          <w:rPrChange w:id="1074" w:author="Rosli, Nur Nashriq Nadira" w:date="2021-10-06T17:33:00Z">
            <w:rPr>
              <w:ins w:id="1075" w:author="Arulthevan, Yuroshyini" w:date="2020-05-19T09:15:00Z"/>
              <w:del w:id="1076" w:author="Rosli, Nur Nashriq Nadira" w:date="2021-10-06T16:51:00Z"/>
              <w:rFonts w:ascii="Arial" w:hAnsi="Arial" w:cs="Arial"/>
              <w:color w:val="000000"/>
              <w:sz w:val="22"/>
              <w:szCs w:val="22"/>
            </w:rPr>
          </w:rPrChange>
        </w:rPr>
        <w:pPrChange w:id="1077" w:author="Rosli, Nur Nashriq Nadira" w:date="2020-04-07T13:05:00Z">
          <w:pPr>
            <w:pStyle w:val="NormalWeb"/>
            <w:spacing w:before="0" w:beforeAutospacing="0" w:after="0" w:afterAutospacing="0"/>
          </w:pPr>
        </w:pPrChange>
      </w:pPr>
    </w:p>
    <w:p w14:paraId="48C0C34F" w14:textId="4ADA7CE4" w:rsidR="00530319" w:rsidRPr="005C2466" w:rsidDel="002D0AC6" w:rsidRDefault="00530319">
      <w:pPr>
        <w:rPr>
          <w:ins w:id="1078" w:author="Arulthevan, Yuroshyini" w:date="2020-05-19T09:15:00Z"/>
          <w:del w:id="1079" w:author="Rosli, Nur Nashriq Nadira" w:date="2021-10-06T16:51:00Z"/>
          <w:rFonts w:ascii="Arial" w:hAnsi="Arial" w:cs="Arial"/>
          <w:color w:val="000000"/>
          <w:sz w:val="20"/>
          <w:szCs w:val="22"/>
          <w:rPrChange w:id="1080" w:author="Rosli, Nur Nashriq Nadira" w:date="2021-10-06T17:33:00Z">
            <w:rPr>
              <w:ins w:id="1081" w:author="Arulthevan, Yuroshyini" w:date="2020-05-19T09:15:00Z"/>
              <w:del w:id="1082" w:author="Rosli, Nur Nashriq Nadira" w:date="2021-10-06T16:51:00Z"/>
              <w:rFonts w:ascii="Arial" w:hAnsi="Arial" w:cs="Arial"/>
              <w:color w:val="000000"/>
              <w:sz w:val="22"/>
              <w:szCs w:val="22"/>
            </w:rPr>
          </w:rPrChange>
        </w:rPr>
        <w:pPrChange w:id="1083" w:author="Rosli, Nur Nashriq Nadira" w:date="2020-04-07T13:05:00Z">
          <w:pPr>
            <w:pStyle w:val="NormalWeb"/>
            <w:spacing w:before="0" w:beforeAutospacing="0" w:after="0" w:afterAutospacing="0"/>
          </w:pPr>
        </w:pPrChange>
      </w:pPr>
    </w:p>
    <w:p w14:paraId="1C91A083" w14:textId="3AF61098" w:rsidR="00530319" w:rsidRPr="005C2466" w:rsidDel="002D0AC6" w:rsidRDefault="00530319">
      <w:pPr>
        <w:rPr>
          <w:ins w:id="1084" w:author="Arulthevan, Yuroshyini" w:date="2020-05-19T09:15:00Z"/>
          <w:del w:id="1085" w:author="Rosli, Nur Nashriq Nadira" w:date="2021-10-06T16:51:00Z"/>
          <w:rFonts w:ascii="Arial" w:hAnsi="Arial" w:cs="Arial"/>
          <w:color w:val="000000"/>
          <w:sz w:val="20"/>
          <w:szCs w:val="22"/>
          <w:rPrChange w:id="1086" w:author="Rosli, Nur Nashriq Nadira" w:date="2021-10-06T17:33:00Z">
            <w:rPr>
              <w:ins w:id="1087" w:author="Arulthevan, Yuroshyini" w:date="2020-05-19T09:15:00Z"/>
              <w:del w:id="1088" w:author="Rosli, Nur Nashriq Nadira" w:date="2021-10-06T16:51:00Z"/>
              <w:rFonts w:ascii="Arial" w:hAnsi="Arial" w:cs="Arial"/>
              <w:color w:val="000000"/>
              <w:sz w:val="22"/>
              <w:szCs w:val="22"/>
            </w:rPr>
          </w:rPrChange>
        </w:rPr>
        <w:pPrChange w:id="1089" w:author="Rosli, Nur Nashriq Nadira" w:date="2020-04-07T13:05:00Z">
          <w:pPr>
            <w:pStyle w:val="NormalWeb"/>
            <w:spacing w:before="0" w:beforeAutospacing="0" w:after="0" w:afterAutospacing="0"/>
          </w:pPr>
        </w:pPrChange>
      </w:pPr>
    </w:p>
    <w:p w14:paraId="40DB2FB7" w14:textId="0CE761ED" w:rsidR="00530319" w:rsidRPr="005C2466" w:rsidDel="002D0AC6" w:rsidRDefault="00530319">
      <w:pPr>
        <w:rPr>
          <w:ins w:id="1090" w:author="Arulthevan, Yuroshyini" w:date="2020-05-19T09:15:00Z"/>
          <w:del w:id="1091" w:author="Rosli, Nur Nashriq Nadira" w:date="2021-10-06T16:51:00Z"/>
          <w:rFonts w:ascii="Arial" w:hAnsi="Arial" w:cs="Arial"/>
          <w:color w:val="000000"/>
          <w:sz w:val="20"/>
          <w:szCs w:val="22"/>
          <w:rPrChange w:id="1092" w:author="Rosli, Nur Nashriq Nadira" w:date="2021-10-06T17:33:00Z">
            <w:rPr>
              <w:ins w:id="1093" w:author="Arulthevan, Yuroshyini" w:date="2020-05-19T09:15:00Z"/>
              <w:del w:id="1094" w:author="Rosli, Nur Nashriq Nadira" w:date="2021-10-06T16:51:00Z"/>
              <w:rFonts w:ascii="Arial" w:hAnsi="Arial" w:cs="Arial"/>
              <w:color w:val="000000"/>
              <w:sz w:val="22"/>
              <w:szCs w:val="22"/>
            </w:rPr>
          </w:rPrChange>
        </w:rPr>
        <w:pPrChange w:id="1095" w:author="Rosli, Nur Nashriq Nadira" w:date="2020-04-07T13:05:00Z">
          <w:pPr>
            <w:pStyle w:val="NormalWeb"/>
            <w:spacing w:before="0" w:beforeAutospacing="0" w:after="0" w:afterAutospacing="0"/>
          </w:pPr>
        </w:pPrChange>
      </w:pPr>
    </w:p>
    <w:p w14:paraId="017EABC1" w14:textId="5DC9C896" w:rsidR="00BC5EA5" w:rsidRPr="005C2466" w:rsidDel="00530319" w:rsidRDefault="00BC5EA5">
      <w:pPr>
        <w:rPr>
          <w:ins w:id="1096" w:author="Rosli, Nur Nashriq Nadira" w:date="2020-04-08T10:35:00Z"/>
          <w:del w:id="1097" w:author="Arulthevan, Yuroshyini" w:date="2020-05-19T09:15:00Z"/>
          <w:rFonts w:ascii="Arial" w:hAnsi="Arial" w:cs="Arial"/>
          <w:sz w:val="20"/>
          <w:szCs w:val="22"/>
          <w:rPrChange w:id="1098" w:author="Rosli, Nur Nashriq Nadira" w:date="2021-10-06T17:33:00Z">
            <w:rPr>
              <w:ins w:id="1099" w:author="Rosli, Nur Nashriq Nadira" w:date="2020-04-08T10:35:00Z"/>
              <w:del w:id="1100" w:author="Arulthevan, Yuroshyini" w:date="2020-05-19T09:15:00Z"/>
              <w:rFonts w:ascii="Arial" w:hAnsi="Arial" w:cs="Arial"/>
              <w:sz w:val="22"/>
              <w:szCs w:val="22"/>
            </w:rPr>
          </w:rPrChange>
        </w:rPr>
        <w:pPrChange w:id="1101" w:author="Rosli, Nur Nashriq Nadira" w:date="2020-04-07T13:05:00Z">
          <w:pPr>
            <w:pStyle w:val="NormalWeb"/>
            <w:spacing w:before="0" w:beforeAutospacing="0" w:after="0" w:afterAutospacing="0"/>
          </w:pPr>
        </w:pPrChange>
      </w:pPr>
    </w:p>
    <w:p w14:paraId="0435837B" w14:textId="7555B521" w:rsidR="00BC5EA5" w:rsidRPr="005C2466" w:rsidDel="00530319" w:rsidRDefault="00BC5EA5">
      <w:pPr>
        <w:rPr>
          <w:ins w:id="1102" w:author="Rosli, Nur Nashriq Nadira" w:date="2020-04-08T10:27:00Z"/>
          <w:del w:id="1103" w:author="Arulthevan, Yuroshyini" w:date="2020-05-19T09:15:00Z"/>
          <w:rFonts w:ascii="Arial" w:hAnsi="Arial" w:cs="Arial"/>
          <w:sz w:val="20"/>
          <w:szCs w:val="22"/>
          <w:rPrChange w:id="1104" w:author="Rosli, Nur Nashriq Nadira" w:date="2021-10-06T17:33:00Z">
            <w:rPr>
              <w:ins w:id="1105" w:author="Rosli, Nur Nashriq Nadira" w:date="2020-04-08T10:27:00Z"/>
              <w:del w:id="1106" w:author="Arulthevan, Yuroshyini" w:date="2020-05-19T09:15:00Z"/>
              <w:rFonts w:ascii="Arial" w:hAnsi="Arial" w:cs="Arial"/>
              <w:sz w:val="22"/>
              <w:szCs w:val="22"/>
            </w:rPr>
          </w:rPrChange>
        </w:rPr>
        <w:pPrChange w:id="1107" w:author="Rosli, Nur Nashriq Nadira" w:date="2020-04-07T13:05:00Z">
          <w:pPr>
            <w:pStyle w:val="NormalWeb"/>
            <w:spacing w:before="0" w:beforeAutospacing="0" w:after="0" w:afterAutospacing="0"/>
          </w:pPr>
        </w:pPrChange>
      </w:pPr>
      <w:ins w:id="1108" w:author="Rosli, Nur Nashriq Nadira" w:date="2020-04-08T10:27:00Z">
        <w:del w:id="1109" w:author="Arulthevan, Yuroshyini" w:date="2020-05-19T09:15:00Z">
          <w:r w:rsidRPr="005C2466" w:rsidDel="00530319">
            <w:rPr>
              <w:rFonts w:ascii="Arial" w:hAnsi="Arial" w:cs="Arial"/>
              <w:sz w:val="20"/>
              <w:szCs w:val="22"/>
              <w:rPrChange w:id="1110" w:author="Rosli, Nur Nashriq Nadira" w:date="2021-10-06T17:33:00Z">
                <w:rPr>
                  <w:rFonts w:ascii="Arial" w:hAnsi="Arial" w:cs="Arial"/>
                  <w:sz w:val="22"/>
                  <w:szCs w:val="22"/>
                </w:rPr>
              </w:rPrChange>
            </w:rPr>
            <w:delText>e.g.</w:delText>
          </w:r>
        </w:del>
      </w:ins>
      <w:ins w:id="1111" w:author="Arulthevan, Yuroshyini" w:date="2020-05-19T09:15:00Z">
        <w:r w:rsidR="00530319" w:rsidRPr="005C2466">
          <w:rPr>
            <w:rFonts w:ascii="Arial" w:hAnsi="Arial" w:cs="Arial"/>
            <w:sz w:val="20"/>
            <w:szCs w:val="22"/>
            <w:rPrChange w:id="1112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 xml:space="preserve">Example: </w:t>
        </w:r>
      </w:ins>
    </w:p>
    <w:p w14:paraId="451D4B8F" w14:textId="416273E3" w:rsidR="00BC5EA5" w:rsidRPr="005C2466" w:rsidRDefault="00BC5EA5">
      <w:pPr>
        <w:rPr>
          <w:ins w:id="1113" w:author="Rosli, Nur Nashriq Nadira" w:date="2020-04-08T10:27:00Z"/>
          <w:rFonts w:ascii="Arial" w:hAnsi="Arial" w:cs="Arial"/>
          <w:sz w:val="20"/>
          <w:szCs w:val="22"/>
          <w:rPrChange w:id="1114" w:author="Rosli, Nur Nashriq Nadira" w:date="2021-10-06T17:33:00Z">
            <w:rPr>
              <w:ins w:id="1115" w:author="Rosli, Nur Nashriq Nadira" w:date="2020-04-08T10:27:00Z"/>
              <w:rFonts w:ascii="Arial" w:hAnsi="Arial" w:cs="Arial"/>
              <w:sz w:val="22"/>
              <w:szCs w:val="22"/>
            </w:rPr>
          </w:rPrChange>
        </w:rPr>
        <w:pPrChange w:id="1116" w:author="Rosli, Nur Nashriq Nadira" w:date="2020-04-07T13:05:00Z">
          <w:pPr>
            <w:pStyle w:val="NormalWeb"/>
            <w:spacing w:before="0" w:beforeAutospacing="0" w:after="0" w:afterAutospacing="0"/>
          </w:pPr>
        </w:pPrChange>
      </w:pPr>
      <w:ins w:id="1117" w:author="Rosli, Nur Nashriq Nadira" w:date="2020-04-08T10:28:00Z">
        <w:r w:rsidRPr="005C2466">
          <w:rPr>
            <w:rFonts w:ascii="Arial" w:hAnsi="Arial" w:cs="Arial"/>
            <w:sz w:val="20"/>
            <w:szCs w:val="22"/>
            <w:rPrChange w:id="1118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>Juniper</w:t>
        </w:r>
      </w:ins>
      <w:ins w:id="1119" w:author="Rosli, Nur Nashriq Nadira" w:date="2020-04-08T10:27:00Z">
        <w:r w:rsidRPr="005C2466">
          <w:rPr>
            <w:rFonts w:ascii="Arial" w:hAnsi="Arial" w:cs="Arial"/>
            <w:sz w:val="20"/>
            <w:szCs w:val="22"/>
            <w:rPrChange w:id="1120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 xml:space="preserve"> node </w:t>
        </w:r>
      </w:ins>
      <w:ins w:id="1121" w:author="Rosli, Nur Nashriq Nadira" w:date="2020-04-08T10:28:00Z">
        <w:r w:rsidRPr="005C2466">
          <w:rPr>
            <w:rFonts w:ascii="Arial" w:hAnsi="Arial" w:cs="Arial"/>
            <w:b/>
            <w:sz w:val="20"/>
            <w:szCs w:val="22"/>
            <w:rPrChange w:id="1122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>USDALIGW-WANRTI00</w:t>
        </w:r>
        <w:r w:rsidRPr="005C2466">
          <w:rPr>
            <w:rFonts w:ascii="Arial" w:hAnsi="Arial" w:cs="Arial"/>
            <w:sz w:val="20"/>
            <w:szCs w:val="22"/>
            <w:rPrChange w:id="1123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 xml:space="preserve"> </w:t>
        </w:r>
      </w:ins>
      <w:ins w:id="1124" w:author="Rosli, Nur Nashriq Nadira" w:date="2020-04-08T10:29:00Z">
        <w:r w:rsidRPr="005C2466">
          <w:rPr>
            <w:rFonts w:ascii="Arial" w:hAnsi="Arial" w:cs="Arial"/>
            <w:sz w:val="20"/>
            <w:szCs w:val="22"/>
            <w:rPrChange w:id="1125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 xml:space="preserve">for </w:t>
        </w:r>
      </w:ins>
      <w:ins w:id="1126" w:author="Rosli, Nur Nashriq Nadira" w:date="2020-04-08T14:11:00Z">
        <w:r w:rsidR="004C4A79" w:rsidRPr="005C2466">
          <w:rPr>
            <w:rFonts w:ascii="Arial" w:hAnsi="Arial" w:cs="Arial"/>
            <w:sz w:val="20"/>
            <w:szCs w:val="22"/>
            <w:rPrChange w:id="1127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 xml:space="preserve">attribute </w:t>
        </w:r>
      </w:ins>
      <w:ins w:id="1128" w:author="Rosli, Nur Nashriq Nadira" w:date="2020-04-08T10:31:00Z">
        <w:r w:rsidR="004C4A79" w:rsidRPr="005C2466">
          <w:rPr>
            <w:rFonts w:ascii="Arial" w:hAnsi="Arial" w:cs="Arial"/>
            <w:sz w:val="20"/>
            <w:szCs w:val="22"/>
            <w:rPrChange w:id="1129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>CPU usage</w:t>
        </w:r>
      </w:ins>
      <w:ins w:id="1130" w:author="Rosli, Nur Nashriq Nadira" w:date="2020-04-08T14:11:00Z">
        <w:r w:rsidR="004C4A79" w:rsidRPr="005C2466">
          <w:rPr>
            <w:rFonts w:ascii="Arial" w:hAnsi="Arial" w:cs="Arial"/>
            <w:sz w:val="20"/>
            <w:szCs w:val="22"/>
            <w:rPrChange w:id="1131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 xml:space="preserve"> (</w:t>
        </w:r>
        <w:r w:rsidR="004C4A79" w:rsidRPr="005C2466">
          <w:rPr>
            <w:rFonts w:ascii="Arial" w:hAnsi="Arial" w:cs="Arial"/>
            <w:b/>
            <w:sz w:val="20"/>
            <w:szCs w:val="22"/>
            <w:rPrChange w:id="1132" w:author="Rosli, Nur Nashriq Nadira" w:date="2021-10-06T17:33:00Z">
              <w:rPr>
                <w:rFonts w:ascii="Arial" w:hAnsi="Arial" w:cs="Arial"/>
                <w:b/>
                <w:sz w:val="22"/>
                <w:szCs w:val="22"/>
              </w:rPr>
            </w:rPrChange>
          </w:rPr>
          <w:t>jnxOpCpu</w:t>
        </w:r>
        <w:r w:rsidR="004C4A79" w:rsidRPr="005C2466">
          <w:rPr>
            <w:rFonts w:ascii="Arial" w:hAnsi="Arial" w:cs="Arial"/>
            <w:sz w:val="20"/>
            <w:szCs w:val="22"/>
            <w:rPrChange w:id="1133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>)</w:t>
        </w:r>
      </w:ins>
      <w:ins w:id="1134" w:author="Rosli, Nur Nashriq Nadira" w:date="2020-04-08T10:31:00Z">
        <w:r w:rsidR="004C4A79" w:rsidRPr="005C2466">
          <w:rPr>
            <w:rFonts w:ascii="Arial" w:hAnsi="Arial" w:cs="Arial"/>
            <w:sz w:val="20"/>
            <w:szCs w:val="22"/>
            <w:rPrChange w:id="1135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 xml:space="preserve"> </w:t>
        </w:r>
      </w:ins>
      <w:ins w:id="1136" w:author="Rosli, Nur Nashriq Nadira" w:date="2020-04-08T14:11:00Z">
        <w:r w:rsidR="004C4A79" w:rsidRPr="005C2466">
          <w:rPr>
            <w:rFonts w:ascii="Arial" w:hAnsi="Arial" w:cs="Arial"/>
            <w:sz w:val="20"/>
            <w:szCs w:val="22"/>
            <w:rPrChange w:id="1137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>in resource</w:t>
        </w:r>
      </w:ins>
      <w:ins w:id="1138" w:author="Rosli, Nur Nashriq Nadira" w:date="2020-04-08T10:31:00Z">
        <w:r w:rsidRPr="005C2466">
          <w:rPr>
            <w:rFonts w:ascii="Arial" w:hAnsi="Arial" w:cs="Arial"/>
            <w:sz w:val="20"/>
            <w:szCs w:val="22"/>
            <w:rPrChange w:id="1139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 xml:space="preserve"> </w:t>
        </w:r>
        <w:r w:rsidRPr="005C2466">
          <w:rPr>
            <w:rFonts w:ascii="Arial" w:hAnsi="Arial" w:cs="Arial"/>
            <w:b/>
            <w:sz w:val="20"/>
            <w:szCs w:val="22"/>
            <w:rPrChange w:id="1140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>Routing Engine</w:t>
        </w:r>
        <w:r w:rsidRPr="005C2466">
          <w:rPr>
            <w:rFonts w:ascii="Arial" w:hAnsi="Arial" w:cs="Arial"/>
            <w:sz w:val="20"/>
            <w:szCs w:val="22"/>
            <w:rPrChange w:id="1141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 xml:space="preserve"> </w:t>
        </w:r>
      </w:ins>
    </w:p>
    <w:p w14:paraId="0FA6E742" w14:textId="77777777" w:rsidR="00BC5EA5" w:rsidRPr="005C2466" w:rsidRDefault="00BC5EA5">
      <w:pPr>
        <w:rPr>
          <w:ins w:id="1142" w:author="Rosli, Nur Nashriq Nadira" w:date="2020-04-08T10:27:00Z"/>
          <w:rFonts w:ascii="Arial" w:hAnsi="Arial" w:cs="Arial"/>
          <w:sz w:val="20"/>
          <w:szCs w:val="22"/>
          <w:rPrChange w:id="1143" w:author="Rosli, Nur Nashriq Nadira" w:date="2021-10-06T17:33:00Z">
            <w:rPr>
              <w:ins w:id="1144" w:author="Rosli, Nur Nashriq Nadira" w:date="2020-04-08T10:27:00Z"/>
              <w:rFonts w:ascii="Arial" w:hAnsi="Arial" w:cs="Arial"/>
              <w:sz w:val="22"/>
              <w:szCs w:val="22"/>
            </w:rPr>
          </w:rPrChange>
        </w:rPr>
        <w:pPrChange w:id="1145" w:author="Rosli, Nur Nashriq Nadira" w:date="2020-04-07T13:05:00Z">
          <w:pPr>
            <w:pStyle w:val="NormalWeb"/>
            <w:spacing w:before="0" w:beforeAutospacing="0" w:after="0" w:afterAutospacing="0"/>
          </w:pPr>
        </w:pPrChange>
      </w:pPr>
    </w:p>
    <w:p w14:paraId="1102999C" w14:textId="2C3132C4" w:rsidR="00BC5EA5" w:rsidRPr="005C2466" w:rsidRDefault="00A03E7B">
      <w:pPr>
        <w:rPr>
          <w:ins w:id="1146" w:author="Rosli, Nur Nashriq Nadira" w:date="2020-04-08T10:27:00Z"/>
          <w:rFonts w:ascii="Arial" w:hAnsi="Arial" w:cs="Arial"/>
          <w:sz w:val="20"/>
          <w:szCs w:val="22"/>
          <w:rPrChange w:id="1147" w:author="Rosli, Nur Nashriq Nadira" w:date="2021-10-06T17:33:00Z">
            <w:rPr>
              <w:ins w:id="1148" w:author="Rosli, Nur Nashriq Nadira" w:date="2020-04-08T10:27:00Z"/>
              <w:rFonts w:ascii="Arial" w:hAnsi="Arial" w:cs="Arial"/>
              <w:sz w:val="22"/>
              <w:szCs w:val="22"/>
            </w:rPr>
          </w:rPrChange>
        </w:rPr>
        <w:pPrChange w:id="1149" w:author="Rosli, Nur Nashriq Nadira" w:date="2020-04-07T13:05:00Z">
          <w:pPr>
            <w:pStyle w:val="NormalWeb"/>
            <w:spacing w:before="0" w:beforeAutospacing="0" w:after="0" w:afterAutospacing="0"/>
          </w:pPr>
        </w:pPrChange>
      </w:pPr>
      <w:ins w:id="1150" w:author="Vijendren, Raveen" w:date="2021-09-02T08:53:00Z">
        <w:r w:rsidRPr="005C2466">
          <w:rPr>
            <w:rFonts w:ascii="Arial" w:hAnsi="Arial" w:cs="Arial"/>
            <w:sz w:val="20"/>
            <w:szCs w:val="22"/>
            <w:rPrChange w:id="1151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fldChar w:fldCharType="begin"/>
        </w:r>
        <w:r w:rsidRPr="005C2466">
          <w:rPr>
            <w:rFonts w:ascii="Arial" w:hAnsi="Arial" w:cs="Arial"/>
            <w:sz w:val="20"/>
            <w:szCs w:val="22"/>
            <w:rPrChange w:id="1152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instrText xml:space="preserve"> HYPERLINK "</w:instrText>
        </w:r>
      </w:ins>
      <w:ins w:id="1153" w:author="Rosli, Nur Nashriq Nadira" w:date="2020-04-08T10:28:00Z">
        <w:r w:rsidRPr="005C2466">
          <w:rPr>
            <w:rFonts w:ascii="Arial" w:hAnsi="Arial" w:cs="Arial"/>
            <w:sz w:val="20"/>
            <w:szCs w:val="22"/>
            <w:rPrChange w:id="1154" w:author="Rosli, Nur Nashriq Nadira" w:date="2021-10-06T17:33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instrText>https://</w:instrText>
        </w:r>
      </w:ins>
      <w:ins w:id="1155" w:author="Vijendren, Raveen" w:date="2021-08-26T09:26:00Z">
        <w:r w:rsidRPr="005C2466">
          <w:rPr>
            <w:rFonts w:ascii="Arial" w:hAnsi="Arial" w:cs="Arial"/>
            <w:sz w:val="20"/>
            <w:szCs w:val="22"/>
            <w:rPrChange w:id="1156" w:author="Rosli, Nur Nashriq Nadira" w:date="2021-10-06T17:33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instrText>onmsapi.ups.xom.com</w:instrText>
        </w:r>
      </w:ins>
      <w:ins w:id="1157" w:author="Rosli, Nur Nashriq Nadira" w:date="2020-04-08T10:28:00Z">
        <w:r w:rsidRPr="005C2466">
          <w:rPr>
            <w:rFonts w:ascii="Arial" w:hAnsi="Arial" w:cs="Arial"/>
            <w:sz w:val="20"/>
            <w:szCs w:val="22"/>
            <w:rPrChange w:id="1158" w:author="Rosli, Nur Nashriq Nadira" w:date="2021-10-06T17:33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instrText>/</w:instrText>
        </w:r>
      </w:ins>
      <w:ins w:id="1159" w:author="Vijendren, Raveen" w:date="2021-09-02T08:53:00Z">
        <w:r w:rsidRPr="005C2466">
          <w:rPr>
            <w:rFonts w:ascii="Arial" w:hAnsi="Arial" w:cs="Arial"/>
            <w:sz w:val="20"/>
            <w:szCs w:val="22"/>
            <w:rPrChange w:id="1160" w:author="Rosli, Nur Nashriq Nadira" w:date="2021-10-06T17:33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instrText>opennms/</w:instrText>
        </w:r>
      </w:ins>
      <w:ins w:id="1161" w:author="Rosli, Nur Nashriq Nadira" w:date="2020-04-08T10:28:00Z">
        <w:r w:rsidRPr="005C2466">
          <w:rPr>
            <w:rFonts w:ascii="Arial" w:hAnsi="Arial" w:cs="Arial"/>
            <w:sz w:val="20"/>
            <w:szCs w:val="22"/>
            <w:rPrChange w:id="1162" w:author="Rosli, Nur Nashriq Nadira" w:date="2021-10-06T17:33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instrText>rest/measurements/node%5BDAL:</w:instrText>
        </w:r>
        <w:r w:rsidRPr="005C2466">
          <w:rPr>
            <w:rFonts w:ascii="Arial" w:hAnsi="Arial" w:cs="Arial"/>
            <w:b/>
            <w:sz w:val="20"/>
            <w:szCs w:val="22"/>
            <w:rPrChange w:id="1163" w:author="Rosli, Nur Nashriq Nadira" w:date="2021-10-06T17:33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instrText>USDALIGW-WANRTI001</w:instrText>
        </w:r>
        <w:r w:rsidRPr="005C2466">
          <w:rPr>
            <w:rFonts w:ascii="Arial" w:hAnsi="Arial" w:cs="Arial"/>
            <w:sz w:val="20"/>
            <w:szCs w:val="22"/>
            <w:rPrChange w:id="1164" w:author="Rosli, Nur Nashriq Nadira" w:date="2021-10-06T17:33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instrText>%5D.jnxOperatingTable%5B</w:instrText>
        </w:r>
        <w:r w:rsidRPr="005C2466">
          <w:rPr>
            <w:rFonts w:ascii="Arial" w:hAnsi="Arial" w:cs="Arial"/>
            <w:b/>
            <w:sz w:val="20"/>
            <w:szCs w:val="22"/>
            <w:rPrChange w:id="1165" w:author="Rosli, Nur Nashriq Nadira" w:date="2021-10-06T17:33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instrText>RoutingEngine</w:instrText>
        </w:r>
        <w:r w:rsidRPr="005C2466">
          <w:rPr>
            <w:rFonts w:ascii="Arial" w:hAnsi="Arial" w:cs="Arial"/>
            <w:sz w:val="20"/>
            <w:szCs w:val="22"/>
            <w:rPrChange w:id="1166" w:author="Rosli, Nur Nashriq Nadira" w:date="2021-10-06T17:33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instrText>%5D/</w:instrText>
        </w:r>
        <w:r w:rsidRPr="005C2466">
          <w:rPr>
            <w:rFonts w:ascii="Arial" w:hAnsi="Arial" w:cs="Arial"/>
            <w:b/>
            <w:sz w:val="20"/>
            <w:szCs w:val="22"/>
            <w:rPrChange w:id="1167" w:author="Rosli, Nur Nashriq Nadira" w:date="2021-10-06T17:33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instrText>jnxOpCpu</w:instrText>
        </w:r>
      </w:ins>
      <w:ins w:id="1168" w:author="Vijendren, Raveen" w:date="2021-09-02T08:53:00Z">
        <w:r w:rsidRPr="005C2466">
          <w:rPr>
            <w:rFonts w:ascii="Arial" w:hAnsi="Arial" w:cs="Arial"/>
            <w:sz w:val="20"/>
            <w:szCs w:val="22"/>
            <w:rPrChange w:id="1169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instrText xml:space="preserve">" </w:instrText>
        </w:r>
        <w:r w:rsidRPr="005C2466">
          <w:rPr>
            <w:rFonts w:ascii="Arial" w:hAnsi="Arial" w:cs="Arial"/>
            <w:sz w:val="20"/>
            <w:szCs w:val="22"/>
            <w:rPrChange w:id="1170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fldChar w:fldCharType="separate"/>
        </w:r>
      </w:ins>
      <w:ins w:id="1171" w:author="Rosli, Nur Nashriq Nadira" w:date="2020-04-08T10:28:00Z">
        <w:r w:rsidRPr="005C2466">
          <w:rPr>
            <w:rStyle w:val="Hyperlink"/>
            <w:rFonts w:ascii="Arial" w:hAnsi="Arial" w:cs="Arial"/>
            <w:sz w:val="20"/>
            <w:szCs w:val="22"/>
            <w:rPrChange w:id="1172" w:author="Rosli, Nur Nashriq Nadira" w:date="2021-10-06T17:33:00Z">
              <w:rPr>
                <w:rStyle w:val="Hyperlink"/>
                <w:rFonts w:ascii="Arial" w:eastAsia="SimSun" w:hAnsi="Arial" w:cs="Arial"/>
                <w:sz w:val="22"/>
                <w:szCs w:val="22"/>
                <w:lang w:eastAsia="zh-CN"/>
              </w:rPr>
            </w:rPrChange>
          </w:rPr>
          <w:t>https://</w:t>
        </w:r>
        <w:del w:id="1173" w:author="Vijendren, Raveen" w:date="2021-08-26T09:26:00Z">
          <w:r w:rsidRPr="005C2466" w:rsidDel="000913B6">
            <w:rPr>
              <w:rStyle w:val="Hyperlink"/>
              <w:rFonts w:ascii="Arial" w:hAnsi="Arial" w:cs="Arial"/>
              <w:sz w:val="20"/>
              <w:szCs w:val="22"/>
              <w:rPrChange w:id="1174" w:author="Rosli, Nur Nashriq Nadira" w:date="2021-10-06T17:33:00Z">
                <w:rPr>
                  <w:rStyle w:val="Hyperlink"/>
                  <w:rFonts w:ascii="Arial" w:eastAsia="SimSun" w:hAnsi="Arial" w:cs="Arial"/>
                  <w:sz w:val="22"/>
                  <w:szCs w:val="22"/>
                  <w:lang w:eastAsia="zh-CN"/>
                </w:rPr>
              </w:rPrChange>
            </w:rPr>
            <w:delText>onms.ups.xom.com/opennmsapi</w:delText>
          </w:r>
        </w:del>
      </w:ins>
      <w:ins w:id="1175" w:author="Vijendren, Raveen" w:date="2021-08-26T09:26:00Z">
        <w:r w:rsidRPr="005C2466">
          <w:rPr>
            <w:rStyle w:val="Hyperlink"/>
            <w:rFonts w:ascii="Arial" w:hAnsi="Arial" w:cs="Arial"/>
            <w:sz w:val="20"/>
            <w:szCs w:val="22"/>
            <w:rPrChange w:id="1176" w:author="Rosli, Nur Nashriq Nadira" w:date="2021-10-06T17:33:00Z">
              <w:rPr>
                <w:rStyle w:val="Hyperlink"/>
                <w:rFonts w:ascii="Arial" w:eastAsia="SimSun" w:hAnsi="Arial" w:cs="Arial"/>
                <w:sz w:val="22"/>
                <w:szCs w:val="22"/>
                <w:lang w:eastAsia="zh-CN"/>
              </w:rPr>
            </w:rPrChange>
          </w:rPr>
          <w:t>onmsapi.ups.xom.com</w:t>
        </w:r>
      </w:ins>
      <w:ins w:id="1177" w:author="Rosli, Nur Nashriq Nadira" w:date="2020-04-08T10:28:00Z">
        <w:r w:rsidRPr="005C2466">
          <w:rPr>
            <w:rStyle w:val="Hyperlink"/>
            <w:rFonts w:ascii="Arial" w:hAnsi="Arial" w:cs="Arial"/>
            <w:sz w:val="20"/>
            <w:szCs w:val="22"/>
            <w:rPrChange w:id="1178" w:author="Rosli, Nur Nashriq Nadira" w:date="2021-10-06T17:33:00Z">
              <w:rPr>
                <w:rStyle w:val="Hyperlink"/>
                <w:rFonts w:ascii="Arial" w:eastAsia="SimSun" w:hAnsi="Arial" w:cs="Arial"/>
                <w:sz w:val="22"/>
                <w:szCs w:val="22"/>
                <w:lang w:eastAsia="zh-CN"/>
              </w:rPr>
            </w:rPrChange>
          </w:rPr>
          <w:t>/</w:t>
        </w:r>
      </w:ins>
      <w:ins w:id="1179" w:author="Vijendren, Raveen" w:date="2021-09-02T08:53:00Z">
        <w:r w:rsidRPr="005C2466">
          <w:rPr>
            <w:rStyle w:val="Hyperlink"/>
            <w:rFonts w:ascii="Arial" w:hAnsi="Arial" w:cs="Arial"/>
            <w:sz w:val="20"/>
            <w:szCs w:val="22"/>
            <w:rPrChange w:id="1180" w:author="Rosli, Nur Nashriq Nadira" w:date="2021-10-06T17:33:00Z">
              <w:rPr>
                <w:rStyle w:val="Hyperlink"/>
                <w:rFonts w:ascii="Arial" w:eastAsia="SimSun" w:hAnsi="Arial" w:cs="Arial"/>
                <w:sz w:val="22"/>
                <w:szCs w:val="22"/>
                <w:lang w:eastAsia="zh-CN"/>
              </w:rPr>
            </w:rPrChange>
          </w:rPr>
          <w:t>opennms/</w:t>
        </w:r>
      </w:ins>
      <w:ins w:id="1181" w:author="Rosli, Nur Nashriq Nadira" w:date="2020-04-08T10:28:00Z">
        <w:r w:rsidRPr="005C2466">
          <w:rPr>
            <w:rStyle w:val="Hyperlink"/>
            <w:rFonts w:ascii="Arial" w:hAnsi="Arial" w:cs="Arial"/>
            <w:sz w:val="20"/>
            <w:szCs w:val="22"/>
            <w:rPrChange w:id="1182" w:author="Rosli, Nur Nashriq Nadira" w:date="2021-10-06T17:33:00Z">
              <w:rPr>
                <w:rStyle w:val="Hyperlink"/>
                <w:rFonts w:ascii="Arial" w:eastAsia="SimSun" w:hAnsi="Arial" w:cs="Arial"/>
                <w:sz w:val="22"/>
                <w:szCs w:val="22"/>
                <w:lang w:eastAsia="zh-CN"/>
              </w:rPr>
            </w:rPrChange>
          </w:rPr>
          <w:t>rest/measurements/node%5BDAL:</w:t>
        </w:r>
        <w:r w:rsidRPr="005C2466">
          <w:rPr>
            <w:rStyle w:val="Hyperlink"/>
            <w:rFonts w:ascii="Arial" w:hAnsi="Arial" w:cs="Arial"/>
            <w:b/>
            <w:sz w:val="20"/>
            <w:szCs w:val="22"/>
            <w:rPrChange w:id="1183" w:author="Rosli, Nur Nashriq Nadira" w:date="2021-10-06T17:33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t>USDALIGW-WANRTI001</w:t>
        </w:r>
        <w:r w:rsidRPr="005C2466">
          <w:rPr>
            <w:rStyle w:val="Hyperlink"/>
            <w:rFonts w:ascii="Arial" w:hAnsi="Arial" w:cs="Arial"/>
            <w:sz w:val="20"/>
            <w:szCs w:val="22"/>
            <w:rPrChange w:id="1184" w:author="Rosli, Nur Nashriq Nadira" w:date="2021-10-06T17:33:00Z">
              <w:rPr>
                <w:rStyle w:val="Hyperlink"/>
                <w:rFonts w:ascii="Arial" w:eastAsia="SimSun" w:hAnsi="Arial" w:cs="Arial"/>
                <w:sz w:val="22"/>
                <w:szCs w:val="22"/>
                <w:lang w:eastAsia="zh-CN"/>
              </w:rPr>
            </w:rPrChange>
          </w:rPr>
          <w:t>%5D.jnxOperatingTable%5B</w:t>
        </w:r>
        <w:r w:rsidRPr="005C2466">
          <w:rPr>
            <w:rStyle w:val="Hyperlink"/>
            <w:rFonts w:ascii="Arial" w:hAnsi="Arial" w:cs="Arial"/>
            <w:b/>
            <w:sz w:val="20"/>
            <w:szCs w:val="22"/>
            <w:rPrChange w:id="1185" w:author="Rosli, Nur Nashriq Nadira" w:date="2021-10-06T17:33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t>RoutingEngine</w:t>
        </w:r>
        <w:r w:rsidRPr="005C2466">
          <w:rPr>
            <w:rStyle w:val="Hyperlink"/>
            <w:rFonts w:ascii="Arial" w:hAnsi="Arial" w:cs="Arial"/>
            <w:sz w:val="20"/>
            <w:szCs w:val="22"/>
            <w:rPrChange w:id="1186" w:author="Rosli, Nur Nashriq Nadira" w:date="2021-10-06T17:33:00Z">
              <w:rPr>
                <w:rStyle w:val="Hyperlink"/>
                <w:rFonts w:ascii="Arial" w:eastAsia="SimSun" w:hAnsi="Arial" w:cs="Arial"/>
                <w:sz w:val="22"/>
                <w:szCs w:val="22"/>
                <w:lang w:eastAsia="zh-CN"/>
              </w:rPr>
            </w:rPrChange>
          </w:rPr>
          <w:t>%5D/</w:t>
        </w:r>
        <w:r w:rsidRPr="005C2466">
          <w:rPr>
            <w:rStyle w:val="Hyperlink"/>
            <w:rFonts w:ascii="Arial" w:hAnsi="Arial" w:cs="Arial"/>
            <w:b/>
            <w:sz w:val="20"/>
            <w:szCs w:val="22"/>
            <w:rPrChange w:id="1187" w:author="Rosli, Nur Nashriq Nadira" w:date="2021-10-06T17:33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t>jnxOpCpu</w:t>
        </w:r>
      </w:ins>
      <w:ins w:id="1188" w:author="Vijendren, Raveen" w:date="2021-09-02T08:53:00Z">
        <w:r w:rsidRPr="005C2466">
          <w:rPr>
            <w:rFonts w:ascii="Arial" w:hAnsi="Arial" w:cs="Arial"/>
            <w:sz w:val="20"/>
            <w:szCs w:val="22"/>
            <w:rPrChange w:id="1189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fldChar w:fldCharType="end"/>
        </w:r>
      </w:ins>
      <w:ins w:id="1190" w:author="Rosli, Nur Nashriq Nadira" w:date="2020-04-08T10:28:00Z">
        <w:r w:rsidR="00BC5EA5" w:rsidRPr="005C2466">
          <w:rPr>
            <w:rFonts w:ascii="Arial" w:hAnsi="Arial" w:cs="Arial"/>
            <w:sz w:val="20"/>
            <w:szCs w:val="22"/>
            <w:rPrChange w:id="1191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 xml:space="preserve"> </w:t>
        </w:r>
      </w:ins>
    </w:p>
    <w:p w14:paraId="446DACD6" w14:textId="77777777" w:rsidR="00BC5EA5" w:rsidRPr="005C2466" w:rsidRDefault="00BC5EA5">
      <w:pPr>
        <w:rPr>
          <w:ins w:id="1192" w:author="Rosli, Nur Nashriq Nadira" w:date="2020-04-08T10:27:00Z"/>
          <w:rFonts w:ascii="Arial" w:hAnsi="Arial" w:cs="Arial"/>
          <w:sz w:val="22"/>
          <w:szCs w:val="22"/>
        </w:rPr>
        <w:pPrChange w:id="1193" w:author="Rosli, Nur Nashriq Nadira" w:date="2020-04-07T13:05:00Z">
          <w:pPr>
            <w:pStyle w:val="NormalWeb"/>
            <w:spacing w:before="0" w:beforeAutospacing="0" w:after="0" w:afterAutospacing="0"/>
          </w:pPr>
        </w:pPrChange>
      </w:pPr>
    </w:p>
    <w:p w14:paraId="0A2D7F63" w14:textId="75E41F72" w:rsidR="00BC5EA5" w:rsidRPr="005C2466" w:rsidRDefault="002D0AC6">
      <w:pPr>
        <w:rPr>
          <w:ins w:id="1194" w:author="Rosli, Nur Nashriq Nadira" w:date="2020-04-07T10:27:00Z"/>
          <w:rFonts w:ascii="Arial" w:hAnsi="Arial" w:cs="Arial"/>
          <w:sz w:val="22"/>
          <w:szCs w:val="22"/>
          <w:rPrChange w:id="1195" w:author="Rosli, Nur Nashriq Nadira" w:date="2021-10-06T17:32:00Z">
            <w:rPr>
              <w:ins w:id="1196" w:author="Rosli, Nur Nashriq Nadira" w:date="2020-04-07T10:27:00Z"/>
              <w:rFonts w:ascii="Courier New" w:hAnsi="Courier New" w:cs="Courier New"/>
              <w:color w:val="000000"/>
              <w:sz w:val="18"/>
              <w:szCs w:val="18"/>
            </w:rPr>
          </w:rPrChange>
        </w:rPr>
        <w:pPrChange w:id="1197" w:author="Rosli, Nur Nashriq Nadira" w:date="2020-04-07T13:05:00Z">
          <w:pPr>
            <w:pStyle w:val="NormalWeb"/>
            <w:spacing w:before="0" w:beforeAutospacing="0" w:after="0" w:afterAutospacing="0"/>
          </w:pPr>
        </w:pPrChange>
      </w:pPr>
      <w:ins w:id="1198" w:author="Rosli, Nur Nashriq Nadira" w:date="2021-10-06T16:52:00Z">
        <w:r w:rsidRPr="005C2466">
          <w:rPr>
            <w:rFonts w:ascii="Arial" w:hAnsi="Arial" w:cs="Arial"/>
            <w:noProof/>
            <w:sz w:val="22"/>
            <w:szCs w:val="22"/>
            <w:lang w:eastAsia="en-US"/>
            <w:rPrChange w:id="1199" w:author="Rosli, Nur Nashriq Nadira" w:date="2021-10-06T17:32:00Z">
              <w:rPr>
                <w:noProof/>
              </w:rPr>
            </w:rPrChange>
          </w:rPr>
          <w:drawing>
            <wp:inline distT="0" distB="0" distL="0" distR="0" wp14:anchorId="4B9753D2" wp14:editId="4961B247">
              <wp:extent cx="5486400" cy="3883025"/>
              <wp:effectExtent l="0" t="0" r="0" b="3175"/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38830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CB75078" w14:textId="23FDF219" w:rsidR="004C4A79" w:rsidRPr="005C2466" w:rsidRDefault="004C4A79">
      <w:pPr>
        <w:pStyle w:val="ListParagraph"/>
        <w:ind w:left="360"/>
        <w:rPr>
          <w:ins w:id="1200" w:author="Rosli, Nur Nashriq Nadira" w:date="2020-04-08T14:02:00Z"/>
          <w:rFonts w:ascii="Arial" w:hAnsi="Arial" w:cs="Arial"/>
          <w:sz w:val="22"/>
          <w:szCs w:val="22"/>
        </w:rPr>
        <w:pPrChange w:id="1201" w:author="Rosli, Nur Nashriq Nadira" w:date="2020-04-07T10:27:00Z">
          <w:pPr/>
        </w:pPrChange>
      </w:pPr>
    </w:p>
    <w:p w14:paraId="07ADC37A" w14:textId="75E99629" w:rsidR="004C4A79" w:rsidRPr="005C2466" w:rsidRDefault="004C4A79">
      <w:pPr>
        <w:pStyle w:val="ListParagraph"/>
        <w:ind w:left="360"/>
        <w:rPr>
          <w:ins w:id="1202" w:author="Rosli, Nur Nashriq Nadira" w:date="2020-04-08T14:02:00Z"/>
          <w:rFonts w:ascii="Arial" w:hAnsi="Arial" w:cs="Arial"/>
          <w:sz w:val="22"/>
          <w:szCs w:val="22"/>
        </w:rPr>
        <w:pPrChange w:id="1203" w:author="Rosli, Nur Nashriq Nadira" w:date="2020-04-07T10:27:00Z">
          <w:pPr/>
        </w:pPrChange>
      </w:pPr>
    </w:p>
    <w:p w14:paraId="23F8722B" w14:textId="3613D122" w:rsidR="00530319" w:rsidRPr="005C2466" w:rsidRDefault="00530319">
      <w:pPr>
        <w:pStyle w:val="ListParagraph"/>
        <w:ind w:left="360"/>
        <w:rPr>
          <w:ins w:id="1204" w:author="Arulthevan, Yuroshyini" w:date="2020-05-19T09:09:00Z"/>
          <w:rStyle w:val="Hyperlink"/>
          <w:rFonts w:ascii="Arial" w:hAnsi="Arial" w:cs="Arial"/>
          <w:sz w:val="22"/>
          <w:szCs w:val="22"/>
          <w:rPrChange w:id="1205" w:author="Rosli, Nur Nashriq Nadira" w:date="2021-10-06T17:32:00Z">
            <w:rPr>
              <w:ins w:id="1206" w:author="Arulthevan, Yuroshyini" w:date="2020-05-19T09:09:00Z"/>
              <w:rStyle w:val="Hyperlink"/>
            </w:rPr>
          </w:rPrChange>
        </w:rPr>
        <w:pPrChange w:id="1207" w:author="Rosli, Nur Nashriq Nadira" w:date="2020-04-07T10:27:00Z">
          <w:pPr/>
        </w:pPrChange>
      </w:pPr>
    </w:p>
    <w:p w14:paraId="5B6E6B36" w14:textId="38403D33" w:rsidR="002D0AC6" w:rsidRPr="005C2466" w:rsidRDefault="002D0AC6" w:rsidP="00530319">
      <w:pPr>
        <w:rPr>
          <w:ins w:id="1208" w:author="Rosli, Nur Nashriq Nadira" w:date="2021-10-06T16:52:00Z"/>
          <w:rStyle w:val="Hyperlink"/>
          <w:rFonts w:ascii="Arial" w:hAnsi="Arial" w:cs="Arial"/>
          <w:sz w:val="22"/>
          <w:szCs w:val="22"/>
          <w:rPrChange w:id="1209" w:author="Rosli, Nur Nashriq Nadira" w:date="2021-10-06T17:32:00Z">
            <w:rPr>
              <w:ins w:id="1210" w:author="Rosli, Nur Nashriq Nadira" w:date="2021-10-06T16:52:00Z"/>
              <w:rStyle w:val="Hyperlink"/>
            </w:rPr>
          </w:rPrChange>
        </w:rPr>
      </w:pPr>
    </w:p>
    <w:p w14:paraId="137891DD" w14:textId="77777777" w:rsidR="002D0AC6" w:rsidRPr="005C2466" w:rsidRDefault="002D0AC6">
      <w:pPr>
        <w:rPr>
          <w:ins w:id="1211" w:author="Rosli, Nur Nashriq Nadira" w:date="2021-10-06T16:52:00Z"/>
          <w:rStyle w:val="Hyperlink"/>
          <w:rFonts w:ascii="Arial" w:hAnsi="Arial" w:cs="Arial"/>
          <w:sz w:val="22"/>
          <w:szCs w:val="22"/>
          <w:rPrChange w:id="1212" w:author="Rosli, Nur Nashriq Nadira" w:date="2021-10-06T17:32:00Z">
            <w:rPr>
              <w:ins w:id="1213" w:author="Rosli, Nur Nashriq Nadira" w:date="2021-10-06T16:52:00Z"/>
              <w:rStyle w:val="Hyperlink"/>
            </w:rPr>
          </w:rPrChange>
        </w:rPr>
      </w:pPr>
      <w:ins w:id="1214" w:author="Rosli, Nur Nashriq Nadira" w:date="2021-10-06T16:52:00Z">
        <w:r w:rsidRPr="005C2466">
          <w:rPr>
            <w:rStyle w:val="Hyperlink"/>
            <w:rFonts w:ascii="Arial" w:hAnsi="Arial" w:cs="Arial"/>
            <w:sz w:val="22"/>
            <w:szCs w:val="22"/>
            <w:rPrChange w:id="1215" w:author="Rosli, Nur Nashriq Nadira" w:date="2021-10-06T17:32:00Z">
              <w:rPr>
                <w:rStyle w:val="Hyperlink"/>
              </w:rPr>
            </w:rPrChange>
          </w:rPr>
          <w:br w:type="page"/>
        </w:r>
      </w:ins>
    </w:p>
    <w:p w14:paraId="03A6FCE3" w14:textId="77777777" w:rsidR="00530319" w:rsidRPr="005C2466" w:rsidDel="002D0AC6" w:rsidRDefault="00530319">
      <w:pPr>
        <w:pStyle w:val="ListParagraph"/>
        <w:ind w:left="360"/>
        <w:rPr>
          <w:ins w:id="1216" w:author="Arulthevan, Yuroshyini" w:date="2020-05-19T09:09:00Z"/>
          <w:del w:id="1217" w:author="Rosli, Nur Nashriq Nadira" w:date="2021-10-06T16:52:00Z"/>
          <w:rStyle w:val="Hyperlink"/>
          <w:rFonts w:ascii="Arial" w:hAnsi="Arial" w:cs="Arial"/>
          <w:sz w:val="22"/>
          <w:szCs w:val="22"/>
          <w:rPrChange w:id="1218" w:author="Rosli, Nur Nashriq Nadira" w:date="2021-10-06T17:32:00Z">
            <w:rPr>
              <w:ins w:id="1219" w:author="Arulthevan, Yuroshyini" w:date="2020-05-19T09:09:00Z"/>
              <w:del w:id="1220" w:author="Rosli, Nur Nashriq Nadira" w:date="2021-10-06T16:52:00Z"/>
              <w:rStyle w:val="Hyperlink"/>
            </w:rPr>
          </w:rPrChange>
        </w:rPr>
        <w:pPrChange w:id="1221" w:author="Rosli, Nur Nashriq Nadira" w:date="2020-04-07T10:27:00Z">
          <w:pPr/>
        </w:pPrChange>
      </w:pPr>
    </w:p>
    <w:p w14:paraId="3C28238A" w14:textId="36DF801F" w:rsidR="00530319" w:rsidRPr="005C2466" w:rsidDel="002D0AC6" w:rsidRDefault="00530319">
      <w:pPr>
        <w:pStyle w:val="ListParagraph"/>
        <w:ind w:left="360"/>
        <w:rPr>
          <w:ins w:id="1222" w:author="Arulthevan, Yuroshyini" w:date="2020-05-19T09:09:00Z"/>
          <w:del w:id="1223" w:author="Rosli, Nur Nashriq Nadira" w:date="2021-10-06T16:52:00Z"/>
          <w:rStyle w:val="Hyperlink"/>
          <w:rFonts w:ascii="Arial" w:hAnsi="Arial" w:cs="Arial"/>
          <w:sz w:val="22"/>
          <w:szCs w:val="22"/>
          <w:rPrChange w:id="1224" w:author="Rosli, Nur Nashriq Nadira" w:date="2021-10-06T17:32:00Z">
            <w:rPr>
              <w:ins w:id="1225" w:author="Arulthevan, Yuroshyini" w:date="2020-05-19T09:09:00Z"/>
              <w:del w:id="1226" w:author="Rosli, Nur Nashriq Nadira" w:date="2021-10-06T16:52:00Z"/>
              <w:rStyle w:val="Hyperlink"/>
            </w:rPr>
          </w:rPrChange>
        </w:rPr>
        <w:pPrChange w:id="1227" w:author="Rosli, Nur Nashriq Nadira" w:date="2020-04-07T10:27:00Z">
          <w:pPr/>
        </w:pPrChange>
      </w:pPr>
    </w:p>
    <w:p w14:paraId="529E99DE" w14:textId="3742FE21" w:rsidR="00530319" w:rsidRPr="005C2466" w:rsidDel="002D0AC6" w:rsidRDefault="00530319">
      <w:pPr>
        <w:pStyle w:val="ListParagraph"/>
        <w:ind w:left="360"/>
        <w:rPr>
          <w:ins w:id="1228" w:author="Arulthevan, Yuroshyini" w:date="2020-05-19T09:09:00Z"/>
          <w:del w:id="1229" w:author="Rosli, Nur Nashriq Nadira" w:date="2021-10-06T16:52:00Z"/>
          <w:rStyle w:val="Hyperlink"/>
          <w:rFonts w:ascii="Arial" w:hAnsi="Arial" w:cs="Arial"/>
          <w:sz w:val="22"/>
          <w:szCs w:val="22"/>
          <w:rPrChange w:id="1230" w:author="Rosli, Nur Nashriq Nadira" w:date="2021-10-06T17:32:00Z">
            <w:rPr>
              <w:ins w:id="1231" w:author="Arulthevan, Yuroshyini" w:date="2020-05-19T09:09:00Z"/>
              <w:del w:id="1232" w:author="Rosli, Nur Nashriq Nadira" w:date="2021-10-06T16:52:00Z"/>
              <w:rStyle w:val="Hyperlink"/>
            </w:rPr>
          </w:rPrChange>
        </w:rPr>
        <w:pPrChange w:id="1233" w:author="Rosli, Nur Nashriq Nadira" w:date="2020-04-07T10:27:00Z">
          <w:pPr/>
        </w:pPrChange>
      </w:pPr>
    </w:p>
    <w:p w14:paraId="2E848CB7" w14:textId="201BFBCD" w:rsidR="00530319" w:rsidRPr="005C2466" w:rsidDel="002D0AC6" w:rsidRDefault="00530319">
      <w:pPr>
        <w:pStyle w:val="ListParagraph"/>
        <w:ind w:left="360"/>
        <w:rPr>
          <w:ins w:id="1234" w:author="Arulthevan, Yuroshyini" w:date="2020-05-19T09:09:00Z"/>
          <w:del w:id="1235" w:author="Rosli, Nur Nashriq Nadira" w:date="2021-10-06T16:52:00Z"/>
          <w:rStyle w:val="Hyperlink"/>
          <w:rFonts w:ascii="Arial" w:hAnsi="Arial" w:cs="Arial"/>
          <w:sz w:val="22"/>
          <w:szCs w:val="22"/>
          <w:rPrChange w:id="1236" w:author="Rosli, Nur Nashriq Nadira" w:date="2021-10-06T17:32:00Z">
            <w:rPr>
              <w:ins w:id="1237" w:author="Arulthevan, Yuroshyini" w:date="2020-05-19T09:09:00Z"/>
              <w:del w:id="1238" w:author="Rosli, Nur Nashriq Nadira" w:date="2021-10-06T16:52:00Z"/>
              <w:rStyle w:val="Hyperlink"/>
            </w:rPr>
          </w:rPrChange>
        </w:rPr>
        <w:pPrChange w:id="1239" w:author="Rosli, Nur Nashriq Nadira" w:date="2020-04-07T10:27:00Z">
          <w:pPr/>
        </w:pPrChange>
      </w:pPr>
    </w:p>
    <w:p w14:paraId="5B7C2942" w14:textId="6C97A9B5" w:rsidR="00530319" w:rsidRPr="005C2466" w:rsidDel="002D0AC6" w:rsidRDefault="00530319">
      <w:pPr>
        <w:pStyle w:val="ListParagraph"/>
        <w:ind w:left="360"/>
        <w:rPr>
          <w:ins w:id="1240" w:author="Arulthevan, Yuroshyini" w:date="2020-05-19T09:09:00Z"/>
          <w:del w:id="1241" w:author="Rosli, Nur Nashriq Nadira" w:date="2021-10-06T16:52:00Z"/>
          <w:rStyle w:val="Hyperlink"/>
          <w:rFonts w:ascii="Arial" w:hAnsi="Arial" w:cs="Arial"/>
          <w:sz w:val="22"/>
          <w:szCs w:val="22"/>
          <w:rPrChange w:id="1242" w:author="Rosli, Nur Nashriq Nadira" w:date="2021-10-06T17:32:00Z">
            <w:rPr>
              <w:ins w:id="1243" w:author="Arulthevan, Yuroshyini" w:date="2020-05-19T09:09:00Z"/>
              <w:del w:id="1244" w:author="Rosli, Nur Nashriq Nadira" w:date="2021-10-06T16:52:00Z"/>
              <w:rStyle w:val="Hyperlink"/>
            </w:rPr>
          </w:rPrChange>
        </w:rPr>
        <w:pPrChange w:id="1245" w:author="Rosli, Nur Nashriq Nadira" w:date="2020-04-07T10:27:00Z">
          <w:pPr/>
        </w:pPrChange>
      </w:pPr>
    </w:p>
    <w:p w14:paraId="5BC3E524" w14:textId="1156747A" w:rsidR="00530319" w:rsidRPr="005C2466" w:rsidDel="002D0AC6" w:rsidRDefault="00530319">
      <w:pPr>
        <w:pStyle w:val="ListParagraph"/>
        <w:ind w:left="360"/>
        <w:rPr>
          <w:ins w:id="1246" w:author="Arulthevan, Yuroshyini" w:date="2020-05-19T09:09:00Z"/>
          <w:del w:id="1247" w:author="Rosli, Nur Nashriq Nadira" w:date="2021-10-06T16:52:00Z"/>
          <w:rStyle w:val="Hyperlink"/>
          <w:rFonts w:ascii="Arial" w:hAnsi="Arial" w:cs="Arial"/>
          <w:sz w:val="22"/>
          <w:szCs w:val="22"/>
          <w:rPrChange w:id="1248" w:author="Rosli, Nur Nashriq Nadira" w:date="2021-10-06T17:32:00Z">
            <w:rPr>
              <w:ins w:id="1249" w:author="Arulthevan, Yuroshyini" w:date="2020-05-19T09:09:00Z"/>
              <w:del w:id="1250" w:author="Rosli, Nur Nashriq Nadira" w:date="2021-10-06T16:52:00Z"/>
              <w:rStyle w:val="Hyperlink"/>
            </w:rPr>
          </w:rPrChange>
        </w:rPr>
        <w:pPrChange w:id="1251" w:author="Rosli, Nur Nashriq Nadira" w:date="2020-04-07T10:27:00Z">
          <w:pPr/>
        </w:pPrChange>
      </w:pPr>
    </w:p>
    <w:p w14:paraId="1868C0E9" w14:textId="3CBF1934" w:rsidR="00530319" w:rsidRPr="005C2466" w:rsidDel="002D0AC6" w:rsidRDefault="00530319">
      <w:pPr>
        <w:pStyle w:val="ListParagraph"/>
        <w:ind w:left="360"/>
        <w:rPr>
          <w:ins w:id="1252" w:author="Arulthevan, Yuroshyini" w:date="2020-05-19T09:09:00Z"/>
          <w:del w:id="1253" w:author="Rosli, Nur Nashriq Nadira" w:date="2021-10-06T16:52:00Z"/>
          <w:rStyle w:val="Hyperlink"/>
          <w:rFonts w:ascii="Arial" w:hAnsi="Arial" w:cs="Arial"/>
          <w:sz w:val="22"/>
          <w:szCs w:val="22"/>
          <w:rPrChange w:id="1254" w:author="Rosli, Nur Nashriq Nadira" w:date="2021-10-06T17:32:00Z">
            <w:rPr>
              <w:ins w:id="1255" w:author="Arulthevan, Yuroshyini" w:date="2020-05-19T09:09:00Z"/>
              <w:del w:id="1256" w:author="Rosli, Nur Nashriq Nadira" w:date="2021-10-06T16:52:00Z"/>
              <w:rStyle w:val="Hyperlink"/>
            </w:rPr>
          </w:rPrChange>
        </w:rPr>
        <w:pPrChange w:id="1257" w:author="Rosli, Nur Nashriq Nadira" w:date="2020-04-07T10:27:00Z">
          <w:pPr/>
        </w:pPrChange>
      </w:pPr>
    </w:p>
    <w:p w14:paraId="3F1E39CD" w14:textId="0A36B22A" w:rsidR="00530319" w:rsidRPr="005C2466" w:rsidDel="002D0AC6" w:rsidRDefault="00530319">
      <w:pPr>
        <w:pStyle w:val="ListParagraph"/>
        <w:ind w:left="360"/>
        <w:rPr>
          <w:ins w:id="1258" w:author="Arulthevan, Yuroshyini" w:date="2020-05-19T09:09:00Z"/>
          <w:del w:id="1259" w:author="Rosli, Nur Nashriq Nadira" w:date="2021-10-06T16:52:00Z"/>
          <w:rStyle w:val="Hyperlink"/>
          <w:rFonts w:ascii="Arial" w:hAnsi="Arial" w:cs="Arial"/>
          <w:sz w:val="22"/>
          <w:szCs w:val="22"/>
          <w:rPrChange w:id="1260" w:author="Rosli, Nur Nashriq Nadira" w:date="2021-10-06T17:32:00Z">
            <w:rPr>
              <w:ins w:id="1261" w:author="Arulthevan, Yuroshyini" w:date="2020-05-19T09:09:00Z"/>
              <w:del w:id="1262" w:author="Rosli, Nur Nashriq Nadira" w:date="2021-10-06T16:52:00Z"/>
              <w:rStyle w:val="Hyperlink"/>
            </w:rPr>
          </w:rPrChange>
        </w:rPr>
        <w:pPrChange w:id="1263" w:author="Rosli, Nur Nashriq Nadira" w:date="2020-04-07T10:27:00Z">
          <w:pPr/>
        </w:pPrChange>
      </w:pPr>
    </w:p>
    <w:p w14:paraId="0B552BEE" w14:textId="6F5DB9AA" w:rsidR="00530319" w:rsidRPr="005C2466" w:rsidDel="002D0AC6" w:rsidRDefault="00530319">
      <w:pPr>
        <w:pStyle w:val="ListParagraph"/>
        <w:ind w:left="360"/>
        <w:rPr>
          <w:ins w:id="1264" w:author="Arulthevan, Yuroshyini" w:date="2020-05-19T09:09:00Z"/>
          <w:del w:id="1265" w:author="Rosli, Nur Nashriq Nadira" w:date="2021-10-06T16:52:00Z"/>
          <w:rStyle w:val="Hyperlink"/>
          <w:rFonts w:ascii="Arial" w:hAnsi="Arial" w:cs="Arial"/>
          <w:sz w:val="22"/>
          <w:szCs w:val="22"/>
          <w:rPrChange w:id="1266" w:author="Rosli, Nur Nashriq Nadira" w:date="2021-10-06T17:32:00Z">
            <w:rPr>
              <w:ins w:id="1267" w:author="Arulthevan, Yuroshyini" w:date="2020-05-19T09:09:00Z"/>
              <w:del w:id="1268" w:author="Rosli, Nur Nashriq Nadira" w:date="2021-10-06T16:52:00Z"/>
              <w:rStyle w:val="Hyperlink"/>
            </w:rPr>
          </w:rPrChange>
        </w:rPr>
        <w:pPrChange w:id="1269" w:author="Rosli, Nur Nashriq Nadira" w:date="2020-04-07T10:27:00Z">
          <w:pPr/>
        </w:pPrChange>
      </w:pPr>
    </w:p>
    <w:p w14:paraId="0394268C" w14:textId="79A8A8BD" w:rsidR="00530319" w:rsidRPr="005C2466" w:rsidDel="002D0AC6" w:rsidRDefault="00530319">
      <w:pPr>
        <w:pStyle w:val="ListParagraph"/>
        <w:ind w:left="360"/>
        <w:rPr>
          <w:ins w:id="1270" w:author="Arulthevan, Yuroshyini" w:date="2020-05-19T09:09:00Z"/>
          <w:del w:id="1271" w:author="Rosli, Nur Nashriq Nadira" w:date="2021-10-06T16:52:00Z"/>
          <w:rStyle w:val="Hyperlink"/>
          <w:rFonts w:ascii="Arial" w:hAnsi="Arial" w:cs="Arial"/>
          <w:sz w:val="22"/>
          <w:szCs w:val="22"/>
          <w:rPrChange w:id="1272" w:author="Rosli, Nur Nashriq Nadira" w:date="2021-10-06T17:32:00Z">
            <w:rPr>
              <w:ins w:id="1273" w:author="Arulthevan, Yuroshyini" w:date="2020-05-19T09:09:00Z"/>
              <w:del w:id="1274" w:author="Rosli, Nur Nashriq Nadira" w:date="2021-10-06T16:52:00Z"/>
              <w:rStyle w:val="Hyperlink"/>
            </w:rPr>
          </w:rPrChange>
        </w:rPr>
        <w:pPrChange w:id="1275" w:author="Rosli, Nur Nashriq Nadira" w:date="2020-04-07T10:27:00Z">
          <w:pPr/>
        </w:pPrChange>
      </w:pPr>
    </w:p>
    <w:p w14:paraId="0EE05A3F" w14:textId="565E4FC6" w:rsidR="00530319" w:rsidRPr="005C2466" w:rsidDel="002D0AC6" w:rsidRDefault="00530319">
      <w:pPr>
        <w:pStyle w:val="ListParagraph"/>
        <w:ind w:left="360"/>
        <w:rPr>
          <w:ins w:id="1276" w:author="Arulthevan, Yuroshyini" w:date="2020-05-19T09:09:00Z"/>
          <w:del w:id="1277" w:author="Rosli, Nur Nashriq Nadira" w:date="2021-10-06T16:52:00Z"/>
          <w:rStyle w:val="Hyperlink"/>
          <w:rFonts w:ascii="Arial" w:hAnsi="Arial" w:cs="Arial"/>
          <w:sz w:val="22"/>
          <w:szCs w:val="22"/>
          <w:rPrChange w:id="1278" w:author="Rosli, Nur Nashriq Nadira" w:date="2021-10-06T17:32:00Z">
            <w:rPr>
              <w:ins w:id="1279" w:author="Arulthevan, Yuroshyini" w:date="2020-05-19T09:09:00Z"/>
              <w:del w:id="1280" w:author="Rosli, Nur Nashriq Nadira" w:date="2021-10-06T16:52:00Z"/>
              <w:rStyle w:val="Hyperlink"/>
            </w:rPr>
          </w:rPrChange>
        </w:rPr>
        <w:pPrChange w:id="1281" w:author="Rosli, Nur Nashriq Nadira" w:date="2020-04-07T10:27:00Z">
          <w:pPr/>
        </w:pPrChange>
      </w:pPr>
    </w:p>
    <w:p w14:paraId="28C082CB" w14:textId="7B27352B" w:rsidR="00530319" w:rsidRPr="005C2466" w:rsidDel="002D0AC6" w:rsidRDefault="00530319">
      <w:pPr>
        <w:pStyle w:val="ListParagraph"/>
        <w:ind w:left="360"/>
        <w:rPr>
          <w:ins w:id="1282" w:author="Arulthevan, Yuroshyini" w:date="2020-05-19T09:09:00Z"/>
          <w:del w:id="1283" w:author="Rosli, Nur Nashriq Nadira" w:date="2021-10-06T16:52:00Z"/>
          <w:rStyle w:val="Hyperlink"/>
          <w:rFonts w:ascii="Arial" w:hAnsi="Arial" w:cs="Arial"/>
          <w:sz w:val="22"/>
          <w:szCs w:val="22"/>
          <w:rPrChange w:id="1284" w:author="Rosli, Nur Nashriq Nadira" w:date="2021-10-06T17:32:00Z">
            <w:rPr>
              <w:ins w:id="1285" w:author="Arulthevan, Yuroshyini" w:date="2020-05-19T09:09:00Z"/>
              <w:del w:id="1286" w:author="Rosli, Nur Nashriq Nadira" w:date="2021-10-06T16:52:00Z"/>
              <w:rStyle w:val="Hyperlink"/>
            </w:rPr>
          </w:rPrChange>
        </w:rPr>
        <w:pPrChange w:id="1287" w:author="Rosli, Nur Nashriq Nadira" w:date="2020-04-07T10:27:00Z">
          <w:pPr/>
        </w:pPrChange>
      </w:pPr>
    </w:p>
    <w:p w14:paraId="7C05B080" w14:textId="2A2FB573" w:rsidR="00530319" w:rsidRPr="005C2466" w:rsidDel="002D0AC6" w:rsidRDefault="00530319">
      <w:pPr>
        <w:pStyle w:val="ListParagraph"/>
        <w:ind w:left="360"/>
        <w:rPr>
          <w:ins w:id="1288" w:author="Arulthevan, Yuroshyini" w:date="2020-05-19T09:09:00Z"/>
          <w:del w:id="1289" w:author="Rosli, Nur Nashriq Nadira" w:date="2021-10-06T16:52:00Z"/>
          <w:rStyle w:val="Hyperlink"/>
          <w:rFonts w:ascii="Arial" w:hAnsi="Arial" w:cs="Arial"/>
          <w:sz w:val="22"/>
          <w:szCs w:val="22"/>
          <w:rPrChange w:id="1290" w:author="Rosli, Nur Nashriq Nadira" w:date="2021-10-06T17:32:00Z">
            <w:rPr>
              <w:ins w:id="1291" w:author="Arulthevan, Yuroshyini" w:date="2020-05-19T09:09:00Z"/>
              <w:del w:id="1292" w:author="Rosli, Nur Nashriq Nadira" w:date="2021-10-06T16:52:00Z"/>
              <w:rStyle w:val="Hyperlink"/>
            </w:rPr>
          </w:rPrChange>
        </w:rPr>
        <w:pPrChange w:id="1293" w:author="Rosli, Nur Nashriq Nadira" w:date="2020-04-07T10:27:00Z">
          <w:pPr/>
        </w:pPrChange>
      </w:pPr>
    </w:p>
    <w:p w14:paraId="78CE6FEF" w14:textId="0350B5F4" w:rsidR="00530319" w:rsidRPr="005C2466" w:rsidDel="002D0AC6" w:rsidRDefault="00530319">
      <w:pPr>
        <w:pStyle w:val="ListParagraph"/>
        <w:ind w:left="360"/>
        <w:rPr>
          <w:ins w:id="1294" w:author="Arulthevan, Yuroshyini" w:date="2020-05-19T09:09:00Z"/>
          <w:del w:id="1295" w:author="Rosli, Nur Nashriq Nadira" w:date="2021-10-06T16:52:00Z"/>
          <w:rStyle w:val="Hyperlink"/>
          <w:rFonts w:ascii="Arial" w:hAnsi="Arial" w:cs="Arial"/>
          <w:sz w:val="22"/>
          <w:szCs w:val="22"/>
          <w:rPrChange w:id="1296" w:author="Rosli, Nur Nashriq Nadira" w:date="2021-10-06T17:32:00Z">
            <w:rPr>
              <w:ins w:id="1297" w:author="Arulthevan, Yuroshyini" w:date="2020-05-19T09:09:00Z"/>
              <w:del w:id="1298" w:author="Rosli, Nur Nashriq Nadira" w:date="2021-10-06T16:52:00Z"/>
              <w:rStyle w:val="Hyperlink"/>
            </w:rPr>
          </w:rPrChange>
        </w:rPr>
        <w:pPrChange w:id="1299" w:author="Rosli, Nur Nashriq Nadira" w:date="2020-04-07T10:27:00Z">
          <w:pPr/>
        </w:pPrChange>
      </w:pPr>
    </w:p>
    <w:p w14:paraId="5DBAFDC3" w14:textId="4A60F575" w:rsidR="00530319" w:rsidRPr="005C2466" w:rsidDel="002D0AC6" w:rsidRDefault="00530319">
      <w:pPr>
        <w:pStyle w:val="ListParagraph"/>
        <w:ind w:left="360"/>
        <w:rPr>
          <w:ins w:id="1300" w:author="Arulthevan, Yuroshyini" w:date="2020-05-19T09:09:00Z"/>
          <w:del w:id="1301" w:author="Rosli, Nur Nashriq Nadira" w:date="2021-10-06T16:52:00Z"/>
          <w:rStyle w:val="Hyperlink"/>
          <w:rFonts w:ascii="Arial" w:hAnsi="Arial" w:cs="Arial"/>
          <w:sz w:val="22"/>
          <w:szCs w:val="22"/>
          <w:rPrChange w:id="1302" w:author="Rosli, Nur Nashriq Nadira" w:date="2021-10-06T17:32:00Z">
            <w:rPr>
              <w:ins w:id="1303" w:author="Arulthevan, Yuroshyini" w:date="2020-05-19T09:09:00Z"/>
              <w:del w:id="1304" w:author="Rosli, Nur Nashriq Nadira" w:date="2021-10-06T16:52:00Z"/>
              <w:rStyle w:val="Hyperlink"/>
            </w:rPr>
          </w:rPrChange>
        </w:rPr>
        <w:pPrChange w:id="1305" w:author="Rosli, Nur Nashriq Nadira" w:date="2020-04-07T10:27:00Z">
          <w:pPr/>
        </w:pPrChange>
      </w:pPr>
    </w:p>
    <w:p w14:paraId="2048B68D" w14:textId="04B55C9B" w:rsidR="00530319" w:rsidRPr="005C2466" w:rsidDel="002D0AC6" w:rsidRDefault="00530319">
      <w:pPr>
        <w:pStyle w:val="ListParagraph"/>
        <w:ind w:left="360"/>
        <w:rPr>
          <w:ins w:id="1306" w:author="Arulthevan, Yuroshyini" w:date="2020-05-19T09:15:00Z"/>
          <w:del w:id="1307" w:author="Rosli, Nur Nashriq Nadira" w:date="2021-10-06T16:52:00Z"/>
          <w:rStyle w:val="Hyperlink"/>
          <w:rFonts w:ascii="Arial" w:hAnsi="Arial" w:cs="Arial"/>
          <w:sz w:val="22"/>
          <w:szCs w:val="22"/>
          <w:rPrChange w:id="1308" w:author="Rosli, Nur Nashriq Nadira" w:date="2021-10-06T17:32:00Z">
            <w:rPr>
              <w:ins w:id="1309" w:author="Arulthevan, Yuroshyini" w:date="2020-05-19T09:15:00Z"/>
              <w:del w:id="1310" w:author="Rosli, Nur Nashriq Nadira" w:date="2021-10-06T16:52:00Z"/>
              <w:rStyle w:val="Hyperlink"/>
            </w:rPr>
          </w:rPrChange>
        </w:rPr>
        <w:pPrChange w:id="1311" w:author="Rosli, Nur Nashriq Nadira" w:date="2020-04-07T10:27:00Z">
          <w:pPr/>
        </w:pPrChange>
      </w:pPr>
    </w:p>
    <w:p w14:paraId="35E5F82A" w14:textId="3CAE5B49" w:rsidR="00530319" w:rsidRPr="005C2466" w:rsidDel="002D0AC6" w:rsidRDefault="00530319">
      <w:pPr>
        <w:pStyle w:val="ListParagraph"/>
        <w:ind w:left="360"/>
        <w:rPr>
          <w:ins w:id="1312" w:author="Arulthevan, Yuroshyini" w:date="2020-05-19T09:15:00Z"/>
          <w:del w:id="1313" w:author="Rosli, Nur Nashriq Nadira" w:date="2021-10-06T16:52:00Z"/>
          <w:rStyle w:val="Hyperlink"/>
          <w:rFonts w:ascii="Arial" w:hAnsi="Arial" w:cs="Arial"/>
          <w:sz w:val="22"/>
          <w:szCs w:val="22"/>
          <w:rPrChange w:id="1314" w:author="Rosli, Nur Nashriq Nadira" w:date="2021-10-06T17:32:00Z">
            <w:rPr>
              <w:ins w:id="1315" w:author="Arulthevan, Yuroshyini" w:date="2020-05-19T09:15:00Z"/>
              <w:del w:id="1316" w:author="Rosli, Nur Nashriq Nadira" w:date="2021-10-06T16:52:00Z"/>
              <w:rStyle w:val="Hyperlink"/>
            </w:rPr>
          </w:rPrChange>
        </w:rPr>
        <w:pPrChange w:id="1317" w:author="Rosli, Nur Nashriq Nadira" w:date="2020-04-07T10:27:00Z">
          <w:pPr/>
        </w:pPrChange>
      </w:pPr>
    </w:p>
    <w:p w14:paraId="526E3DEC" w14:textId="07F0C31C" w:rsidR="00530319" w:rsidRPr="005C2466" w:rsidDel="002D0AC6" w:rsidRDefault="00530319">
      <w:pPr>
        <w:pStyle w:val="ListParagraph"/>
        <w:ind w:left="360"/>
        <w:rPr>
          <w:ins w:id="1318" w:author="Arulthevan, Yuroshyini" w:date="2020-05-19T09:09:00Z"/>
          <w:del w:id="1319" w:author="Rosli, Nur Nashriq Nadira" w:date="2021-10-06T16:52:00Z"/>
          <w:rStyle w:val="Hyperlink"/>
          <w:rFonts w:ascii="Arial" w:hAnsi="Arial" w:cs="Arial"/>
          <w:sz w:val="22"/>
          <w:szCs w:val="22"/>
          <w:rPrChange w:id="1320" w:author="Rosli, Nur Nashriq Nadira" w:date="2021-10-06T17:32:00Z">
            <w:rPr>
              <w:ins w:id="1321" w:author="Arulthevan, Yuroshyini" w:date="2020-05-19T09:09:00Z"/>
              <w:del w:id="1322" w:author="Rosli, Nur Nashriq Nadira" w:date="2021-10-06T16:52:00Z"/>
              <w:rStyle w:val="Hyperlink"/>
            </w:rPr>
          </w:rPrChange>
        </w:rPr>
        <w:pPrChange w:id="1323" w:author="Rosli, Nur Nashriq Nadira" w:date="2020-04-07T10:27:00Z">
          <w:pPr/>
        </w:pPrChange>
      </w:pPr>
    </w:p>
    <w:p w14:paraId="6A6A5FA7" w14:textId="3A79B681" w:rsidR="00530319" w:rsidRPr="005C2466" w:rsidDel="002D0AC6" w:rsidRDefault="00530319">
      <w:pPr>
        <w:pStyle w:val="ListParagraph"/>
        <w:ind w:left="360"/>
        <w:rPr>
          <w:ins w:id="1324" w:author="Arulthevan, Yuroshyini" w:date="2020-05-19T09:09:00Z"/>
          <w:del w:id="1325" w:author="Rosli, Nur Nashriq Nadira" w:date="2021-10-06T16:52:00Z"/>
          <w:rStyle w:val="Hyperlink"/>
          <w:rFonts w:ascii="Arial" w:hAnsi="Arial" w:cs="Arial"/>
          <w:sz w:val="22"/>
          <w:szCs w:val="22"/>
          <w:rPrChange w:id="1326" w:author="Rosli, Nur Nashriq Nadira" w:date="2021-10-06T17:32:00Z">
            <w:rPr>
              <w:ins w:id="1327" w:author="Arulthevan, Yuroshyini" w:date="2020-05-19T09:09:00Z"/>
              <w:del w:id="1328" w:author="Rosli, Nur Nashriq Nadira" w:date="2021-10-06T16:52:00Z"/>
              <w:rStyle w:val="Hyperlink"/>
            </w:rPr>
          </w:rPrChange>
        </w:rPr>
        <w:pPrChange w:id="1329" w:author="Rosli, Nur Nashriq Nadira" w:date="2020-04-07T10:27:00Z">
          <w:pPr/>
        </w:pPrChange>
      </w:pPr>
    </w:p>
    <w:p w14:paraId="61F81C61" w14:textId="6A5B4894" w:rsidR="00530319" w:rsidRPr="005C2466" w:rsidDel="002D0AC6" w:rsidRDefault="00530319">
      <w:pPr>
        <w:pStyle w:val="ListParagraph"/>
        <w:ind w:left="360"/>
        <w:rPr>
          <w:ins w:id="1330" w:author="Arulthevan, Yuroshyini" w:date="2020-05-19T09:09:00Z"/>
          <w:del w:id="1331" w:author="Rosli, Nur Nashriq Nadira" w:date="2021-10-06T16:52:00Z"/>
          <w:rStyle w:val="Hyperlink"/>
          <w:rFonts w:ascii="Arial" w:hAnsi="Arial" w:cs="Arial"/>
          <w:sz w:val="22"/>
          <w:szCs w:val="22"/>
          <w:rPrChange w:id="1332" w:author="Rosli, Nur Nashriq Nadira" w:date="2021-10-06T17:32:00Z">
            <w:rPr>
              <w:ins w:id="1333" w:author="Arulthevan, Yuroshyini" w:date="2020-05-19T09:09:00Z"/>
              <w:del w:id="1334" w:author="Rosli, Nur Nashriq Nadira" w:date="2021-10-06T16:52:00Z"/>
              <w:rStyle w:val="Hyperlink"/>
            </w:rPr>
          </w:rPrChange>
        </w:rPr>
        <w:pPrChange w:id="1335" w:author="Arulthevan, Yuroshyini" w:date="2020-05-19T09:09:00Z">
          <w:pPr/>
        </w:pPrChange>
      </w:pPr>
    </w:p>
    <w:p w14:paraId="24F029D7" w14:textId="56D6C876" w:rsidR="00530319" w:rsidRPr="005C2466" w:rsidRDefault="00530319" w:rsidP="00530319">
      <w:pPr>
        <w:rPr>
          <w:ins w:id="1336" w:author="Arulthevan, Yuroshyini" w:date="2020-05-19T09:09:00Z"/>
          <w:rFonts w:ascii="Arial" w:hAnsi="Arial" w:cs="Arial"/>
          <w:sz w:val="22"/>
          <w:szCs w:val="22"/>
        </w:rPr>
      </w:pPr>
      <w:ins w:id="1337" w:author="Arulthevan, Yuroshyini" w:date="2020-05-19T09:09:00Z">
        <w:r w:rsidRPr="005C2466">
          <w:rPr>
            <w:rFonts w:ascii="Arial" w:hAnsi="Arial" w:cs="Arial"/>
            <w:b/>
            <w:sz w:val="22"/>
            <w:szCs w:val="22"/>
          </w:rPr>
          <w:t>Method</w:t>
        </w:r>
        <w:r w:rsidRPr="005C2466">
          <w:rPr>
            <w:rFonts w:ascii="Arial" w:hAnsi="Arial" w:cs="Arial"/>
            <w:sz w:val="22"/>
            <w:szCs w:val="22"/>
          </w:rPr>
          <w:t>: POST</w:t>
        </w:r>
      </w:ins>
    </w:p>
    <w:p w14:paraId="249DDA92" w14:textId="77777777" w:rsidR="00530319" w:rsidRPr="005C2466" w:rsidRDefault="00530319" w:rsidP="00530319">
      <w:pPr>
        <w:rPr>
          <w:ins w:id="1338" w:author="Arulthevan, Yuroshyini" w:date="2020-05-19T09:09:00Z"/>
          <w:rFonts w:ascii="Arial" w:hAnsi="Arial" w:cs="Arial"/>
          <w:sz w:val="22"/>
          <w:szCs w:val="22"/>
        </w:rPr>
      </w:pPr>
    </w:p>
    <w:p w14:paraId="0E615C36" w14:textId="71F9AEFD" w:rsidR="00530319" w:rsidRPr="005C2466" w:rsidRDefault="00530319">
      <w:pPr>
        <w:rPr>
          <w:ins w:id="1339" w:author="Arulthevan, Yuroshyini" w:date="2020-05-19T09:18:00Z"/>
          <w:rFonts w:ascii="Arial" w:hAnsi="Arial" w:cs="Arial"/>
          <w:sz w:val="20"/>
          <w:szCs w:val="22"/>
          <w:rPrChange w:id="1340" w:author="Rosli, Nur Nashriq Nadira" w:date="2021-10-06T17:33:00Z">
            <w:rPr>
              <w:ins w:id="1341" w:author="Arulthevan, Yuroshyini" w:date="2020-05-19T09:18:00Z"/>
              <w:rFonts w:ascii="Arial" w:hAnsi="Arial" w:cs="Arial"/>
              <w:sz w:val="22"/>
              <w:szCs w:val="22"/>
            </w:rPr>
          </w:rPrChange>
        </w:rPr>
      </w:pPr>
      <w:ins w:id="1342" w:author="Arulthevan, Yuroshyini" w:date="2020-05-19T09:09:00Z">
        <w:r w:rsidRPr="005C2466">
          <w:rPr>
            <w:rFonts w:ascii="Arial" w:hAnsi="Arial" w:cs="Arial"/>
            <w:sz w:val="20"/>
            <w:szCs w:val="22"/>
            <w:rPrChange w:id="1343" w:author="Rosli, Nur Nashriq Nadira" w:date="2021-10-06T17:33:00Z">
              <w:rPr/>
            </w:rPrChange>
          </w:rPr>
          <w:t>Measurement API</w:t>
        </w:r>
      </w:ins>
    </w:p>
    <w:p w14:paraId="79D34AFF" w14:textId="77777777" w:rsidR="00530319" w:rsidRPr="005C2466" w:rsidRDefault="00530319">
      <w:pPr>
        <w:rPr>
          <w:ins w:id="1344" w:author="Arulthevan, Yuroshyini" w:date="2020-05-19T09:18:00Z"/>
          <w:rFonts w:ascii="Arial" w:hAnsi="Arial" w:cs="Arial"/>
          <w:sz w:val="20"/>
          <w:szCs w:val="22"/>
          <w:rPrChange w:id="1345" w:author="Rosli, Nur Nashriq Nadira" w:date="2021-10-06T17:33:00Z">
            <w:rPr>
              <w:ins w:id="1346" w:author="Arulthevan, Yuroshyini" w:date="2020-05-19T09:18:00Z"/>
              <w:rFonts w:ascii="Arial" w:hAnsi="Arial" w:cs="Arial"/>
              <w:sz w:val="22"/>
              <w:szCs w:val="22"/>
            </w:rPr>
          </w:rPrChange>
        </w:rPr>
      </w:pPr>
    </w:p>
    <w:p w14:paraId="0FDC2796" w14:textId="50BE95BA" w:rsidR="00530319" w:rsidRPr="005C2466" w:rsidRDefault="00530319" w:rsidP="00530319">
      <w:pPr>
        <w:rPr>
          <w:ins w:id="1347" w:author="Arulthevan, Yuroshyini" w:date="2020-05-19T09:18:00Z"/>
          <w:rFonts w:ascii="Arial" w:hAnsi="Arial" w:cs="Arial"/>
          <w:sz w:val="20"/>
          <w:szCs w:val="22"/>
          <w:rPrChange w:id="1348" w:author="Rosli, Nur Nashriq Nadira" w:date="2021-10-06T17:33:00Z">
            <w:rPr>
              <w:ins w:id="1349" w:author="Arulthevan, Yuroshyini" w:date="2020-05-19T09:18:00Z"/>
              <w:rFonts w:ascii="Arial" w:hAnsi="Arial" w:cs="Arial"/>
              <w:sz w:val="22"/>
              <w:szCs w:val="22"/>
            </w:rPr>
          </w:rPrChange>
        </w:rPr>
      </w:pPr>
      <w:ins w:id="1350" w:author="Arulthevan, Yuroshyini" w:date="2020-05-19T09:18:00Z">
        <w:r w:rsidRPr="005C2466">
          <w:rPr>
            <w:rFonts w:ascii="Arial" w:hAnsi="Arial" w:cs="Arial"/>
            <w:sz w:val="20"/>
            <w:szCs w:val="22"/>
            <w:rPrChange w:id="1351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 xml:space="preserve">Example: </w:t>
        </w:r>
      </w:ins>
      <w:ins w:id="1352" w:author="Arulthevan, Yuroshyini" w:date="2020-05-19T09:19:00Z">
        <w:r w:rsidRPr="005C2466">
          <w:rPr>
            <w:rFonts w:ascii="Arial" w:hAnsi="Arial" w:cs="Arial"/>
            <w:sz w:val="20"/>
            <w:szCs w:val="22"/>
            <w:rPrChange w:id="1353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>Cisco</w:t>
        </w:r>
      </w:ins>
      <w:ins w:id="1354" w:author="Arulthevan, Yuroshyini" w:date="2020-05-19T09:18:00Z">
        <w:r w:rsidRPr="005C2466">
          <w:rPr>
            <w:rFonts w:ascii="Arial" w:hAnsi="Arial" w:cs="Arial"/>
            <w:sz w:val="20"/>
            <w:szCs w:val="22"/>
            <w:rPrChange w:id="1355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 xml:space="preserve"> node </w:t>
        </w:r>
      </w:ins>
      <w:ins w:id="1356" w:author="Arulthevan, Yuroshyini" w:date="2020-05-19T09:19:00Z">
        <w:r w:rsidRPr="005C2466">
          <w:rPr>
            <w:rFonts w:ascii="Arial" w:hAnsi="Arial" w:cs="Arial"/>
            <w:b/>
            <w:sz w:val="20"/>
            <w:szCs w:val="22"/>
            <w:rPrChange w:id="1357" w:author="Rosli, Nur Nashriq Nadira" w:date="2021-10-06T17:33:00Z">
              <w:rPr>
                <w:rFonts w:ascii="Arial" w:hAnsi="Arial" w:cs="Arial"/>
                <w:b/>
                <w:sz w:val="22"/>
                <w:szCs w:val="22"/>
              </w:rPr>
            </w:rPrChange>
          </w:rPr>
          <w:t>GY</w:t>
        </w:r>
      </w:ins>
      <w:ins w:id="1358" w:author="Arulthevan, Yuroshyini" w:date="2020-05-19T09:20:00Z">
        <w:r w:rsidRPr="005C2466">
          <w:rPr>
            <w:rFonts w:ascii="Arial" w:hAnsi="Arial" w:cs="Arial"/>
            <w:b/>
            <w:sz w:val="20"/>
            <w:szCs w:val="22"/>
            <w:rPrChange w:id="1359" w:author="Rosli, Nur Nashriq Nadira" w:date="2021-10-06T17:33:00Z">
              <w:rPr>
                <w:rFonts w:ascii="Arial" w:hAnsi="Arial" w:cs="Arial"/>
                <w:b/>
                <w:sz w:val="22"/>
                <w:szCs w:val="22"/>
              </w:rPr>
            </w:rPrChange>
          </w:rPr>
          <w:t>GY</w:t>
        </w:r>
      </w:ins>
      <w:ins w:id="1360" w:author="Arulthevan, Yuroshyini" w:date="2020-05-19T09:19:00Z">
        <w:r w:rsidRPr="005C2466">
          <w:rPr>
            <w:rFonts w:ascii="Arial" w:hAnsi="Arial" w:cs="Arial"/>
            <w:b/>
            <w:sz w:val="20"/>
            <w:szCs w:val="22"/>
            <w:rPrChange w:id="1361" w:author="Rosli, Nur Nashriq Nadira" w:date="2021-10-06T17:33:00Z">
              <w:rPr>
                <w:rFonts w:ascii="Arial" w:hAnsi="Arial" w:cs="Arial"/>
                <w:b/>
                <w:sz w:val="22"/>
                <w:szCs w:val="22"/>
              </w:rPr>
            </w:rPrChange>
          </w:rPr>
          <w:t>D-WANRTV001</w:t>
        </w:r>
      </w:ins>
      <w:ins w:id="1362" w:author="Arulthevan, Yuroshyini" w:date="2020-05-19T09:18:00Z">
        <w:r w:rsidRPr="005C2466">
          <w:rPr>
            <w:rFonts w:ascii="Arial" w:hAnsi="Arial" w:cs="Arial"/>
            <w:sz w:val="20"/>
            <w:szCs w:val="22"/>
            <w:rPrChange w:id="1363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 xml:space="preserve"> for attribute </w:t>
        </w:r>
      </w:ins>
      <w:ins w:id="1364" w:author="Arulthevan, Yuroshyini" w:date="2020-05-19T09:20:00Z">
        <w:r w:rsidRPr="005C2466">
          <w:rPr>
            <w:rFonts w:ascii="Arial" w:hAnsi="Arial" w:cs="Arial"/>
            <w:sz w:val="20"/>
            <w:szCs w:val="22"/>
            <w:rPrChange w:id="1365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>(</w:t>
        </w:r>
        <w:r w:rsidRPr="005C2466">
          <w:rPr>
            <w:rFonts w:ascii="Arial" w:hAnsi="Arial" w:cs="Arial"/>
            <w:b/>
            <w:sz w:val="20"/>
            <w:szCs w:val="22"/>
            <w:rPrChange w:id="1366" w:author="Rosli, Nur Nashriq Nadira" w:date="2021-10-06T17:33:00Z">
              <w:rPr>
                <w:rFonts w:ascii="Arial" w:hAnsi="Arial" w:cs="Arial"/>
                <w:sz w:val="16"/>
                <w:szCs w:val="16"/>
              </w:rPr>
            </w:rPrChange>
          </w:rPr>
          <w:t>ifHCInOctets</w:t>
        </w:r>
        <w:r w:rsidRPr="005C2466">
          <w:rPr>
            <w:rFonts w:ascii="Arial" w:hAnsi="Arial" w:cs="Arial"/>
            <w:sz w:val="20"/>
            <w:szCs w:val="22"/>
            <w:rPrChange w:id="1367" w:author="Rosli, Nur Nashriq Nadira" w:date="2021-10-06T17:33:00Z">
              <w:rPr>
                <w:rFonts w:ascii="Arial" w:hAnsi="Arial" w:cs="Arial"/>
                <w:sz w:val="16"/>
                <w:szCs w:val="16"/>
              </w:rPr>
            </w:rPrChange>
          </w:rPr>
          <w:t>)</w:t>
        </w:r>
      </w:ins>
      <w:ins w:id="1368" w:author="Arulthevan, Yuroshyini" w:date="2020-05-19T09:21:00Z">
        <w:r w:rsidRPr="005C2466">
          <w:rPr>
            <w:rFonts w:ascii="Arial" w:hAnsi="Arial" w:cs="Arial"/>
            <w:sz w:val="20"/>
            <w:szCs w:val="22"/>
            <w:rPrChange w:id="1369" w:author="Rosli, Nur Nashriq Nadira" w:date="2021-10-06T17:33:00Z">
              <w:rPr>
                <w:rFonts w:ascii="Arial" w:hAnsi="Arial" w:cs="Arial"/>
                <w:sz w:val="16"/>
                <w:szCs w:val="16"/>
              </w:rPr>
            </w:rPrChange>
          </w:rPr>
          <w:t xml:space="preserve"> in </w:t>
        </w:r>
      </w:ins>
      <w:ins w:id="1370" w:author="Arulthevan, Yuroshyini" w:date="2020-05-19T10:19:00Z">
        <w:r w:rsidR="000539D3" w:rsidRPr="005C2466">
          <w:rPr>
            <w:rFonts w:ascii="Arial" w:hAnsi="Arial" w:cs="Arial"/>
            <w:sz w:val="20"/>
            <w:szCs w:val="22"/>
            <w:rPrChange w:id="1371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>R</w:t>
        </w:r>
      </w:ins>
      <w:ins w:id="1372" w:author="Arulthevan, Yuroshyini" w:date="2020-05-19T09:21:00Z">
        <w:r w:rsidRPr="005C2466">
          <w:rPr>
            <w:rFonts w:ascii="Arial" w:hAnsi="Arial" w:cs="Arial"/>
            <w:sz w:val="20"/>
            <w:szCs w:val="22"/>
            <w:rPrChange w:id="1373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>esource Node-level Performance Data</w:t>
        </w:r>
      </w:ins>
    </w:p>
    <w:p w14:paraId="0BE75034" w14:textId="77777777" w:rsidR="00530319" w:rsidRPr="005C2466" w:rsidRDefault="00530319" w:rsidP="00530319">
      <w:pPr>
        <w:rPr>
          <w:ins w:id="1374" w:author="Arulthevan, Yuroshyini" w:date="2020-05-19T09:25:00Z"/>
          <w:rFonts w:ascii="Arial" w:hAnsi="Arial" w:cs="Arial"/>
          <w:sz w:val="20"/>
          <w:szCs w:val="22"/>
          <w:rPrChange w:id="1375" w:author="Rosli, Nur Nashriq Nadira" w:date="2021-10-06T17:33:00Z">
            <w:rPr>
              <w:ins w:id="1376" w:author="Arulthevan, Yuroshyini" w:date="2020-05-19T09:25:00Z"/>
              <w:rFonts w:ascii="Arial" w:hAnsi="Arial" w:cs="Arial"/>
              <w:sz w:val="22"/>
              <w:szCs w:val="22"/>
            </w:rPr>
          </w:rPrChange>
        </w:rPr>
      </w:pPr>
    </w:p>
    <w:p w14:paraId="39F1177E" w14:textId="5ECEB59C" w:rsidR="00530319" w:rsidRPr="005C2466" w:rsidRDefault="00A03E7B">
      <w:pPr>
        <w:rPr>
          <w:ins w:id="1377" w:author="Arulthevan, Yuroshyini" w:date="2020-05-19T09:15:00Z"/>
          <w:rFonts w:ascii="Arial" w:hAnsi="Arial" w:cs="Arial"/>
          <w:sz w:val="20"/>
          <w:szCs w:val="22"/>
          <w:rPrChange w:id="1378" w:author="Rosli, Nur Nashriq Nadira" w:date="2021-10-06T17:33:00Z">
            <w:rPr>
              <w:ins w:id="1379" w:author="Arulthevan, Yuroshyini" w:date="2020-05-19T09:15:00Z"/>
              <w:rFonts w:ascii="Arial" w:hAnsi="Arial" w:cs="Arial"/>
              <w:sz w:val="22"/>
              <w:szCs w:val="22"/>
            </w:rPr>
          </w:rPrChange>
        </w:rPr>
      </w:pPr>
      <w:ins w:id="1380" w:author="Vijendren, Raveen" w:date="2021-09-02T08:54:00Z">
        <w:r w:rsidRPr="005C2466">
          <w:rPr>
            <w:rFonts w:ascii="Arial" w:hAnsi="Arial" w:cs="Arial"/>
            <w:sz w:val="20"/>
            <w:szCs w:val="22"/>
            <w:rPrChange w:id="1381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fldChar w:fldCharType="begin"/>
        </w:r>
        <w:r w:rsidRPr="005C2466">
          <w:rPr>
            <w:rFonts w:ascii="Arial" w:hAnsi="Arial" w:cs="Arial"/>
            <w:sz w:val="20"/>
            <w:szCs w:val="22"/>
            <w:rPrChange w:id="1382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instrText xml:space="preserve"> HYPERLINK "</w:instrText>
        </w:r>
      </w:ins>
      <w:ins w:id="1383" w:author="Arulthevan, Yuroshyini" w:date="2020-05-19T09:20:00Z">
        <w:r w:rsidRPr="005C2466">
          <w:rPr>
            <w:rFonts w:ascii="Arial" w:hAnsi="Arial" w:cs="Arial"/>
            <w:sz w:val="20"/>
            <w:szCs w:val="22"/>
            <w:rPrChange w:id="1384" w:author="Rosli, Nur Nashriq Nadira" w:date="2021-10-06T17:33:00Z">
              <w:rPr>
                <w:shd w:val="clear" w:color="auto" w:fill="282828"/>
              </w:rPr>
            </w:rPrChange>
          </w:rPr>
          <w:instrText>https://</w:instrText>
        </w:r>
      </w:ins>
      <w:ins w:id="1385" w:author="Vijendren, Raveen" w:date="2021-08-26T09:26:00Z">
        <w:r w:rsidRPr="005C2466">
          <w:rPr>
            <w:rFonts w:ascii="Arial" w:hAnsi="Arial" w:cs="Arial"/>
            <w:sz w:val="20"/>
            <w:szCs w:val="22"/>
            <w:rPrChange w:id="1386" w:author="Rosli, Nur Nashriq Nadira" w:date="2021-10-06T17:33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instrText>onmsapi.ups.xom.com</w:instrText>
        </w:r>
      </w:ins>
      <w:ins w:id="1387" w:author="Arulthevan, Yuroshyini" w:date="2020-05-19T09:20:00Z">
        <w:r w:rsidRPr="005C2466">
          <w:rPr>
            <w:rFonts w:ascii="Arial" w:hAnsi="Arial" w:cs="Arial"/>
            <w:sz w:val="20"/>
            <w:szCs w:val="22"/>
            <w:rPrChange w:id="1388" w:author="Rosli, Nur Nashriq Nadira" w:date="2021-10-06T17:33:00Z">
              <w:rPr>
                <w:shd w:val="clear" w:color="auto" w:fill="282828"/>
              </w:rPr>
            </w:rPrChange>
          </w:rPr>
          <w:instrText>/</w:instrText>
        </w:r>
      </w:ins>
      <w:ins w:id="1389" w:author="Vijendren, Raveen" w:date="2021-09-02T08:53:00Z">
        <w:r w:rsidRPr="005C2466">
          <w:rPr>
            <w:rFonts w:ascii="Arial" w:hAnsi="Arial" w:cs="Arial"/>
            <w:sz w:val="20"/>
            <w:szCs w:val="22"/>
            <w:rPrChange w:id="1390" w:author="Rosli, Nur Nashriq Nadira" w:date="2021-10-06T17:33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instrText>opennms/</w:instrText>
        </w:r>
      </w:ins>
      <w:ins w:id="1391" w:author="Arulthevan, Yuroshyini" w:date="2020-05-19T09:20:00Z">
        <w:r w:rsidRPr="005C2466">
          <w:rPr>
            <w:rFonts w:ascii="Arial" w:hAnsi="Arial" w:cs="Arial"/>
            <w:sz w:val="20"/>
            <w:szCs w:val="22"/>
            <w:rPrChange w:id="1392" w:author="Rosli, Nur Nashriq Nadira" w:date="2021-10-06T17:33:00Z">
              <w:rPr>
                <w:shd w:val="clear" w:color="auto" w:fill="282828"/>
              </w:rPr>
            </w:rPrChange>
          </w:rPr>
          <w:instrText>rest/measurements</w:instrText>
        </w:r>
      </w:ins>
      <w:ins w:id="1393" w:author="Vijendren, Raveen" w:date="2021-09-02T08:54:00Z">
        <w:r w:rsidRPr="005C2466">
          <w:rPr>
            <w:rFonts w:ascii="Arial" w:hAnsi="Arial" w:cs="Arial"/>
            <w:sz w:val="20"/>
            <w:szCs w:val="22"/>
            <w:rPrChange w:id="1394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instrText xml:space="preserve">" </w:instrText>
        </w:r>
        <w:r w:rsidRPr="005C2466">
          <w:rPr>
            <w:rFonts w:ascii="Arial" w:hAnsi="Arial" w:cs="Arial"/>
            <w:sz w:val="20"/>
            <w:szCs w:val="22"/>
            <w:rPrChange w:id="1395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fldChar w:fldCharType="separate"/>
        </w:r>
      </w:ins>
      <w:ins w:id="1396" w:author="Arulthevan, Yuroshyini" w:date="2020-05-19T09:20:00Z">
        <w:r w:rsidRPr="005C2466">
          <w:rPr>
            <w:rStyle w:val="Hyperlink"/>
            <w:rFonts w:ascii="Arial" w:hAnsi="Arial" w:cs="Arial"/>
            <w:sz w:val="20"/>
            <w:szCs w:val="22"/>
            <w:rPrChange w:id="1397" w:author="Rosli, Nur Nashriq Nadira" w:date="2021-10-06T17:33:00Z">
              <w:rPr>
                <w:shd w:val="clear" w:color="auto" w:fill="282828"/>
              </w:rPr>
            </w:rPrChange>
          </w:rPr>
          <w:t>https://</w:t>
        </w:r>
        <w:del w:id="1398" w:author="Vijendren, Raveen" w:date="2021-08-26T09:26:00Z">
          <w:r w:rsidRPr="005C2466" w:rsidDel="000913B6">
            <w:rPr>
              <w:rStyle w:val="Hyperlink"/>
              <w:rFonts w:ascii="Arial" w:hAnsi="Arial" w:cs="Arial"/>
              <w:sz w:val="20"/>
              <w:szCs w:val="22"/>
              <w:rPrChange w:id="1399" w:author="Rosli, Nur Nashriq Nadira" w:date="2021-10-06T17:33:00Z">
                <w:rPr>
                  <w:shd w:val="clear" w:color="auto" w:fill="282828"/>
                </w:rPr>
              </w:rPrChange>
            </w:rPr>
            <w:delText>onms.ups.xom.com/opennmsapi</w:delText>
          </w:r>
        </w:del>
      </w:ins>
      <w:ins w:id="1400" w:author="Vijendren, Raveen" w:date="2021-08-26T09:26:00Z">
        <w:r w:rsidRPr="005C2466">
          <w:rPr>
            <w:rStyle w:val="Hyperlink"/>
            <w:rFonts w:ascii="Arial" w:hAnsi="Arial" w:cs="Arial"/>
            <w:sz w:val="20"/>
            <w:szCs w:val="22"/>
            <w:rPrChange w:id="1401" w:author="Rosli, Nur Nashriq Nadira" w:date="2021-10-06T17:33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t>onmsapi.ups.xom.com</w:t>
        </w:r>
      </w:ins>
      <w:ins w:id="1402" w:author="Arulthevan, Yuroshyini" w:date="2020-05-19T09:20:00Z">
        <w:r w:rsidRPr="005C2466">
          <w:rPr>
            <w:rStyle w:val="Hyperlink"/>
            <w:rFonts w:ascii="Arial" w:hAnsi="Arial" w:cs="Arial"/>
            <w:sz w:val="20"/>
            <w:szCs w:val="22"/>
            <w:rPrChange w:id="1403" w:author="Rosli, Nur Nashriq Nadira" w:date="2021-10-06T17:33:00Z">
              <w:rPr>
                <w:shd w:val="clear" w:color="auto" w:fill="282828"/>
              </w:rPr>
            </w:rPrChange>
          </w:rPr>
          <w:t>/</w:t>
        </w:r>
      </w:ins>
      <w:ins w:id="1404" w:author="Vijendren, Raveen" w:date="2021-09-02T08:53:00Z">
        <w:r w:rsidRPr="005C2466">
          <w:rPr>
            <w:rStyle w:val="Hyperlink"/>
            <w:rFonts w:ascii="Arial" w:hAnsi="Arial" w:cs="Arial"/>
            <w:sz w:val="20"/>
            <w:szCs w:val="22"/>
            <w:rPrChange w:id="1405" w:author="Rosli, Nur Nashriq Nadira" w:date="2021-10-06T17:33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t>opennms/</w:t>
        </w:r>
      </w:ins>
      <w:ins w:id="1406" w:author="Arulthevan, Yuroshyini" w:date="2020-05-19T09:20:00Z">
        <w:r w:rsidRPr="005C2466">
          <w:rPr>
            <w:rStyle w:val="Hyperlink"/>
            <w:rFonts w:ascii="Arial" w:hAnsi="Arial" w:cs="Arial"/>
            <w:sz w:val="20"/>
            <w:szCs w:val="22"/>
            <w:rPrChange w:id="1407" w:author="Rosli, Nur Nashriq Nadira" w:date="2021-10-06T17:33:00Z">
              <w:rPr>
                <w:shd w:val="clear" w:color="auto" w:fill="282828"/>
              </w:rPr>
            </w:rPrChange>
          </w:rPr>
          <w:t>rest/measurements</w:t>
        </w:r>
      </w:ins>
      <w:ins w:id="1408" w:author="Vijendren, Raveen" w:date="2021-09-02T08:54:00Z">
        <w:r w:rsidRPr="005C2466">
          <w:rPr>
            <w:rFonts w:ascii="Arial" w:hAnsi="Arial" w:cs="Arial"/>
            <w:sz w:val="20"/>
            <w:szCs w:val="22"/>
            <w:rPrChange w:id="1409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fldChar w:fldCharType="end"/>
        </w:r>
      </w:ins>
    </w:p>
    <w:p w14:paraId="3E1C9163" w14:textId="77777777" w:rsidR="00530319" w:rsidRPr="005C2466" w:rsidRDefault="00530319">
      <w:pPr>
        <w:rPr>
          <w:ins w:id="1410" w:author="Arulthevan, Yuroshyini" w:date="2020-05-19T09:18:00Z"/>
          <w:rFonts w:ascii="Arial" w:hAnsi="Arial" w:cs="Arial"/>
          <w:sz w:val="20"/>
          <w:szCs w:val="22"/>
          <w:rPrChange w:id="1411" w:author="Rosli, Nur Nashriq Nadira" w:date="2021-10-06T17:33:00Z">
            <w:rPr>
              <w:ins w:id="1412" w:author="Arulthevan, Yuroshyini" w:date="2020-05-19T09:18:00Z"/>
              <w:rFonts w:ascii="Arial" w:hAnsi="Arial" w:cs="Arial"/>
              <w:sz w:val="22"/>
              <w:szCs w:val="22"/>
            </w:rPr>
          </w:rPrChange>
        </w:rPr>
      </w:pPr>
    </w:p>
    <w:p w14:paraId="346CC29E" w14:textId="77777777" w:rsidR="00530319" w:rsidRPr="005C2466" w:rsidRDefault="00530319">
      <w:pPr>
        <w:rPr>
          <w:ins w:id="1413" w:author="Arulthevan, Yuroshyini" w:date="2020-05-19T09:15:00Z"/>
          <w:rFonts w:ascii="Arial" w:hAnsi="Arial" w:cs="Arial"/>
          <w:sz w:val="20"/>
          <w:szCs w:val="22"/>
          <w:rPrChange w:id="1414" w:author="Rosli, Nur Nashriq Nadira" w:date="2021-10-06T17:33:00Z">
            <w:rPr>
              <w:ins w:id="1415" w:author="Arulthevan, Yuroshyini" w:date="2020-05-19T09:15:00Z"/>
              <w:rFonts w:ascii="Arial" w:hAnsi="Arial" w:cs="Arial"/>
              <w:sz w:val="22"/>
              <w:szCs w:val="22"/>
            </w:rPr>
          </w:rPrChange>
        </w:rPr>
      </w:pPr>
    </w:p>
    <w:p w14:paraId="6902559C" w14:textId="24E5E829" w:rsidR="00530319" w:rsidRPr="005C2466" w:rsidRDefault="00530319">
      <w:pPr>
        <w:rPr>
          <w:ins w:id="1416" w:author="Arulthevan, Yuroshyini" w:date="2020-05-19T09:16:00Z"/>
          <w:rFonts w:ascii="Arial" w:hAnsi="Arial" w:cs="Arial"/>
          <w:sz w:val="20"/>
          <w:szCs w:val="22"/>
          <w:rPrChange w:id="1417" w:author="Rosli, Nur Nashriq Nadira" w:date="2021-10-06T17:33:00Z">
            <w:rPr>
              <w:ins w:id="1418" w:author="Arulthevan, Yuroshyini" w:date="2020-05-19T09:16:00Z"/>
              <w:rFonts w:ascii="Arial" w:hAnsi="Arial" w:cs="Arial"/>
              <w:sz w:val="22"/>
              <w:szCs w:val="22"/>
            </w:rPr>
          </w:rPrChange>
        </w:rPr>
      </w:pPr>
      <w:ins w:id="1419" w:author="Arulthevan, Yuroshyini" w:date="2020-05-19T09:16:00Z">
        <w:r w:rsidRPr="005C2466">
          <w:rPr>
            <w:rFonts w:ascii="Arial" w:hAnsi="Arial" w:cs="Arial"/>
            <w:sz w:val="20"/>
            <w:szCs w:val="22"/>
            <w:rPrChange w:id="1420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>Body:</w:t>
        </w:r>
      </w:ins>
    </w:p>
    <w:p w14:paraId="72ED224D" w14:textId="77777777" w:rsidR="005C2466" w:rsidRPr="005C2466" w:rsidRDefault="005C2466" w:rsidP="005C2466">
      <w:pPr>
        <w:shd w:val="clear" w:color="auto" w:fill="FFFFFE"/>
        <w:spacing w:line="270" w:lineRule="atLeast"/>
        <w:rPr>
          <w:ins w:id="1421" w:author="Rosli, Nur Nashriq Nadira" w:date="2021-10-06T17:31:00Z"/>
          <w:rFonts w:ascii="Arial" w:eastAsia="Times New Roman" w:hAnsi="Arial" w:cs="Arial"/>
          <w:color w:val="000000"/>
          <w:sz w:val="16"/>
          <w:szCs w:val="22"/>
          <w:lang w:eastAsia="en-US"/>
          <w:rPrChange w:id="1422" w:author="Rosli, Nur Nashriq Nadira" w:date="2021-10-06T17:32:00Z">
            <w:rPr>
              <w:ins w:id="1423" w:author="Rosli, Nur Nashriq Nadira" w:date="2021-10-06T17:31:00Z"/>
              <w:rFonts w:ascii="Courier New" w:eastAsia="Times New Roman" w:hAnsi="Courier New" w:cs="Courier New"/>
              <w:color w:val="000000"/>
              <w:sz w:val="18"/>
              <w:szCs w:val="18"/>
              <w:lang w:eastAsia="en-US"/>
            </w:rPr>
          </w:rPrChange>
        </w:rPr>
      </w:pPr>
      <w:ins w:id="1424" w:author="Rosli, Nur Nashriq Nadira" w:date="2021-10-06T17:31:00Z"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425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{</w:t>
        </w:r>
      </w:ins>
    </w:p>
    <w:p w14:paraId="0E49DBF0" w14:textId="77777777" w:rsidR="005C2466" w:rsidRPr="005C2466" w:rsidRDefault="005C2466" w:rsidP="005C2466">
      <w:pPr>
        <w:shd w:val="clear" w:color="auto" w:fill="FFFFFE"/>
        <w:spacing w:line="270" w:lineRule="atLeast"/>
        <w:rPr>
          <w:ins w:id="1426" w:author="Rosli, Nur Nashriq Nadira" w:date="2021-10-06T17:31:00Z"/>
          <w:rFonts w:ascii="Arial" w:eastAsia="Times New Roman" w:hAnsi="Arial" w:cs="Arial"/>
          <w:color w:val="000000"/>
          <w:sz w:val="16"/>
          <w:szCs w:val="22"/>
          <w:lang w:eastAsia="en-US"/>
          <w:rPrChange w:id="1427" w:author="Rosli, Nur Nashriq Nadira" w:date="2021-10-06T17:32:00Z">
            <w:rPr>
              <w:ins w:id="1428" w:author="Rosli, Nur Nashriq Nadira" w:date="2021-10-06T17:31:00Z"/>
              <w:rFonts w:ascii="Courier New" w:eastAsia="Times New Roman" w:hAnsi="Courier New" w:cs="Courier New"/>
              <w:color w:val="000000"/>
              <w:sz w:val="18"/>
              <w:szCs w:val="18"/>
              <w:lang w:eastAsia="en-US"/>
            </w:rPr>
          </w:rPrChange>
        </w:rPr>
      </w:pPr>
      <w:ins w:id="1429" w:author="Rosli, Nur Nashriq Nadira" w:date="2021-10-06T17:31:00Z"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430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    </w:t>
        </w:r>
        <w:r w:rsidRPr="005C2466">
          <w:rPr>
            <w:rFonts w:ascii="Arial" w:eastAsia="Times New Roman" w:hAnsi="Arial" w:cs="Arial"/>
            <w:color w:val="A31515"/>
            <w:sz w:val="16"/>
            <w:szCs w:val="22"/>
            <w:lang w:eastAsia="en-US"/>
            <w:rPrChange w:id="1431" w:author="Rosli, Nur Nashriq Nadira" w:date="2021-10-06T17:32:00Z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US"/>
              </w:rPr>
            </w:rPrChange>
          </w:rPr>
          <w:t>"start"</w:t>
        </w:r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432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:</w:t>
        </w:r>
        <w:r w:rsidRPr="005C2466">
          <w:rPr>
            <w:rFonts w:ascii="Arial" w:eastAsia="Times New Roman" w:hAnsi="Arial" w:cs="Arial"/>
            <w:color w:val="098658"/>
            <w:sz w:val="16"/>
            <w:szCs w:val="22"/>
            <w:lang w:eastAsia="en-US"/>
            <w:rPrChange w:id="1433" w:author="Rosli, Nur Nashriq Nadira" w:date="2021-10-06T17:32:00Z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US"/>
              </w:rPr>
            </w:rPrChange>
          </w:rPr>
          <w:t>1589076545616</w:t>
        </w:r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434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,</w:t>
        </w:r>
      </w:ins>
    </w:p>
    <w:p w14:paraId="42873252" w14:textId="77777777" w:rsidR="005C2466" w:rsidRPr="005C2466" w:rsidRDefault="005C2466" w:rsidP="005C2466">
      <w:pPr>
        <w:shd w:val="clear" w:color="auto" w:fill="FFFFFE"/>
        <w:spacing w:line="270" w:lineRule="atLeast"/>
        <w:rPr>
          <w:ins w:id="1435" w:author="Rosli, Nur Nashriq Nadira" w:date="2021-10-06T17:31:00Z"/>
          <w:rFonts w:ascii="Arial" w:eastAsia="Times New Roman" w:hAnsi="Arial" w:cs="Arial"/>
          <w:color w:val="000000"/>
          <w:sz w:val="16"/>
          <w:szCs w:val="22"/>
          <w:lang w:eastAsia="en-US"/>
          <w:rPrChange w:id="1436" w:author="Rosli, Nur Nashriq Nadira" w:date="2021-10-06T17:32:00Z">
            <w:rPr>
              <w:ins w:id="1437" w:author="Rosli, Nur Nashriq Nadira" w:date="2021-10-06T17:31:00Z"/>
              <w:rFonts w:ascii="Courier New" w:eastAsia="Times New Roman" w:hAnsi="Courier New" w:cs="Courier New"/>
              <w:color w:val="000000"/>
              <w:sz w:val="18"/>
              <w:szCs w:val="18"/>
              <w:lang w:eastAsia="en-US"/>
            </w:rPr>
          </w:rPrChange>
        </w:rPr>
      </w:pPr>
      <w:ins w:id="1438" w:author="Rosli, Nur Nashriq Nadira" w:date="2021-10-06T17:31:00Z"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439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    </w:t>
        </w:r>
        <w:r w:rsidRPr="005C2466">
          <w:rPr>
            <w:rFonts w:ascii="Arial" w:eastAsia="Times New Roman" w:hAnsi="Arial" w:cs="Arial"/>
            <w:color w:val="A31515"/>
            <w:sz w:val="16"/>
            <w:szCs w:val="22"/>
            <w:lang w:eastAsia="en-US"/>
            <w:rPrChange w:id="1440" w:author="Rosli, Nur Nashriq Nadira" w:date="2021-10-06T17:32:00Z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US"/>
              </w:rPr>
            </w:rPrChange>
          </w:rPr>
          <w:t>"end"</w:t>
        </w:r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441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:</w:t>
        </w:r>
        <w:r w:rsidRPr="005C2466">
          <w:rPr>
            <w:rFonts w:ascii="Arial" w:eastAsia="Times New Roman" w:hAnsi="Arial" w:cs="Arial"/>
            <w:color w:val="098658"/>
            <w:sz w:val="16"/>
            <w:szCs w:val="22"/>
            <w:lang w:eastAsia="en-US"/>
            <w:rPrChange w:id="1442" w:author="Rosli, Nur Nashriq Nadira" w:date="2021-10-06T17:32:00Z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US"/>
              </w:rPr>
            </w:rPrChange>
          </w:rPr>
          <w:t>1589076545616</w:t>
        </w:r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443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,</w:t>
        </w:r>
      </w:ins>
    </w:p>
    <w:p w14:paraId="57A24D1A" w14:textId="77777777" w:rsidR="005C2466" w:rsidRPr="005C2466" w:rsidRDefault="005C2466" w:rsidP="005C2466">
      <w:pPr>
        <w:shd w:val="clear" w:color="auto" w:fill="FFFFFE"/>
        <w:spacing w:line="270" w:lineRule="atLeast"/>
        <w:rPr>
          <w:ins w:id="1444" w:author="Rosli, Nur Nashriq Nadira" w:date="2021-10-06T17:31:00Z"/>
          <w:rFonts w:ascii="Arial" w:eastAsia="Times New Roman" w:hAnsi="Arial" w:cs="Arial"/>
          <w:color w:val="000000"/>
          <w:sz w:val="16"/>
          <w:szCs w:val="22"/>
          <w:lang w:eastAsia="en-US"/>
          <w:rPrChange w:id="1445" w:author="Rosli, Nur Nashriq Nadira" w:date="2021-10-06T17:32:00Z">
            <w:rPr>
              <w:ins w:id="1446" w:author="Rosli, Nur Nashriq Nadira" w:date="2021-10-06T17:31:00Z"/>
              <w:rFonts w:ascii="Courier New" w:eastAsia="Times New Roman" w:hAnsi="Courier New" w:cs="Courier New"/>
              <w:color w:val="000000"/>
              <w:sz w:val="18"/>
              <w:szCs w:val="18"/>
              <w:lang w:eastAsia="en-US"/>
            </w:rPr>
          </w:rPrChange>
        </w:rPr>
      </w:pPr>
      <w:ins w:id="1447" w:author="Rosli, Nur Nashriq Nadira" w:date="2021-10-06T17:31:00Z"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448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    </w:t>
        </w:r>
        <w:r w:rsidRPr="005C2466">
          <w:rPr>
            <w:rFonts w:ascii="Arial" w:eastAsia="Times New Roman" w:hAnsi="Arial" w:cs="Arial"/>
            <w:color w:val="A31515"/>
            <w:sz w:val="16"/>
            <w:szCs w:val="22"/>
            <w:lang w:eastAsia="en-US"/>
            <w:rPrChange w:id="1449" w:author="Rosli, Nur Nashriq Nadira" w:date="2021-10-06T17:32:00Z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US"/>
              </w:rPr>
            </w:rPrChange>
          </w:rPr>
          <w:t>"step"</w:t>
        </w:r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450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:</w:t>
        </w:r>
        <w:r w:rsidRPr="005C2466">
          <w:rPr>
            <w:rFonts w:ascii="Arial" w:eastAsia="Times New Roman" w:hAnsi="Arial" w:cs="Arial"/>
            <w:color w:val="098658"/>
            <w:sz w:val="16"/>
            <w:szCs w:val="22"/>
            <w:lang w:eastAsia="en-US"/>
            <w:rPrChange w:id="1451" w:author="Rosli, Nur Nashriq Nadira" w:date="2021-10-06T17:32:00Z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US"/>
              </w:rPr>
            </w:rPrChange>
          </w:rPr>
          <w:t>60000</w:t>
        </w:r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452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,</w:t>
        </w:r>
      </w:ins>
    </w:p>
    <w:p w14:paraId="0874CC12" w14:textId="77777777" w:rsidR="005C2466" w:rsidRPr="005C2466" w:rsidRDefault="005C2466" w:rsidP="005C2466">
      <w:pPr>
        <w:shd w:val="clear" w:color="auto" w:fill="FFFFFE"/>
        <w:spacing w:line="270" w:lineRule="atLeast"/>
        <w:rPr>
          <w:ins w:id="1453" w:author="Rosli, Nur Nashriq Nadira" w:date="2021-10-06T17:31:00Z"/>
          <w:rFonts w:ascii="Arial" w:eastAsia="Times New Roman" w:hAnsi="Arial" w:cs="Arial"/>
          <w:color w:val="000000"/>
          <w:sz w:val="16"/>
          <w:szCs w:val="22"/>
          <w:lang w:eastAsia="en-US"/>
          <w:rPrChange w:id="1454" w:author="Rosli, Nur Nashriq Nadira" w:date="2021-10-06T17:32:00Z">
            <w:rPr>
              <w:ins w:id="1455" w:author="Rosli, Nur Nashriq Nadira" w:date="2021-10-06T17:31:00Z"/>
              <w:rFonts w:ascii="Courier New" w:eastAsia="Times New Roman" w:hAnsi="Courier New" w:cs="Courier New"/>
              <w:color w:val="000000"/>
              <w:sz w:val="18"/>
              <w:szCs w:val="18"/>
              <w:lang w:eastAsia="en-US"/>
            </w:rPr>
          </w:rPrChange>
        </w:rPr>
      </w:pPr>
      <w:ins w:id="1456" w:author="Rosli, Nur Nashriq Nadira" w:date="2021-10-06T17:31:00Z"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457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    </w:t>
        </w:r>
        <w:r w:rsidRPr="005C2466">
          <w:rPr>
            <w:rFonts w:ascii="Arial" w:eastAsia="Times New Roman" w:hAnsi="Arial" w:cs="Arial"/>
            <w:color w:val="A31515"/>
            <w:sz w:val="16"/>
            <w:szCs w:val="22"/>
            <w:lang w:eastAsia="en-US"/>
            <w:rPrChange w:id="1458" w:author="Rosli, Nur Nashriq Nadira" w:date="2021-10-06T17:32:00Z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US"/>
              </w:rPr>
            </w:rPrChange>
          </w:rPr>
          <w:t>"source"</w:t>
        </w:r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459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: [</w:t>
        </w:r>
      </w:ins>
    </w:p>
    <w:p w14:paraId="03C5780E" w14:textId="77777777" w:rsidR="005C2466" w:rsidRPr="005C2466" w:rsidRDefault="005C2466" w:rsidP="005C2466">
      <w:pPr>
        <w:shd w:val="clear" w:color="auto" w:fill="FFFFFE"/>
        <w:spacing w:line="270" w:lineRule="atLeast"/>
        <w:rPr>
          <w:ins w:id="1460" w:author="Rosli, Nur Nashriq Nadira" w:date="2021-10-06T17:31:00Z"/>
          <w:rFonts w:ascii="Arial" w:eastAsia="Times New Roman" w:hAnsi="Arial" w:cs="Arial"/>
          <w:color w:val="000000"/>
          <w:sz w:val="16"/>
          <w:szCs w:val="22"/>
          <w:lang w:eastAsia="en-US"/>
          <w:rPrChange w:id="1461" w:author="Rosli, Nur Nashriq Nadira" w:date="2021-10-06T17:32:00Z">
            <w:rPr>
              <w:ins w:id="1462" w:author="Rosli, Nur Nashriq Nadira" w:date="2021-10-06T17:31:00Z"/>
              <w:rFonts w:ascii="Courier New" w:eastAsia="Times New Roman" w:hAnsi="Courier New" w:cs="Courier New"/>
              <w:color w:val="000000"/>
              <w:sz w:val="18"/>
              <w:szCs w:val="18"/>
              <w:lang w:eastAsia="en-US"/>
            </w:rPr>
          </w:rPrChange>
        </w:rPr>
      </w:pPr>
      <w:ins w:id="1463" w:author="Rosli, Nur Nashriq Nadira" w:date="2021-10-06T17:31:00Z"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464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        {</w:t>
        </w:r>
      </w:ins>
    </w:p>
    <w:p w14:paraId="499B5653" w14:textId="77777777" w:rsidR="005C2466" w:rsidRPr="005C2466" w:rsidRDefault="005C2466" w:rsidP="005C2466">
      <w:pPr>
        <w:shd w:val="clear" w:color="auto" w:fill="FFFFFE"/>
        <w:spacing w:line="270" w:lineRule="atLeast"/>
        <w:rPr>
          <w:ins w:id="1465" w:author="Rosli, Nur Nashriq Nadira" w:date="2021-10-06T17:31:00Z"/>
          <w:rFonts w:ascii="Arial" w:eastAsia="Times New Roman" w:hAnsi="Arial" w:cs="Arial"/>
          <w:color w:val="000000"/>
          <w:sz w:val="16"/>
          <w:szCs w:val="22"/>
          <w:lang w:eastAsia="en-US"/>
          <w:rPrChange w:id="1466" w:author="Rosli, Nur Nashriq Nadira" w:date="2021-10-06T17:32:00Z">
            <w:rPr>
              <w:ins w:id="1467" w:author="Rosli, Nur Nashriq Nadira" w:date="2021-10-06T17:31:00Z"/>
              <w:rFonts w:ascii="Courier New" w:eastAsia="Times New Roman" w:hAnsi="Courier New" w:cs="Courier New"/>
              <w:color w:val="000000"/>
              <w:sz w:val="18"/>
              <w:szCs w:val="18"/>
              <w:lang w:eastAsia="en-US"/>
            </w:rPr>
          </w:rPrChange>
        </w:rPr>
      </w:pPr>
      <w:ins w:id="1468" w:author="Rosli, Nur Nashriq Nadira" w:date="2021-10-06T17:31:00Z"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469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            </w:t>
        </w:r>
        <w:r w:rsidRPr="005C2466">
          <w:rPr>
            <w:rFonts w:ascii="Arial" w:eastAsia="Times New Roman" w:hAnsi="Arial" w:cs="Arial"/>
            <w:color w:val="A31515"/>
            <w:sz w:val="16"/>
            <w:szCs w:val="22"/>
            <w:lang w:eastAsia="en-US"/>
            <w:rPrChange w:id="1470" w:author="Rosli, Nur Nashriq Nadira" w:date="2021-10-06T17:32:00Z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US"/>
              </w:rPr>
            </w:rPrChange>
          </w:rPr>
          <w:t>"aggregation"</w:t>
        </w:r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471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: </w:t>
        </w:r>
        <w:r w:rsidRPr="005C2466">
          <w:rPr>
            <w:rFonts w:ascii="Arial" w:eastAsia="Times New Roman" w:hAnsi="Arial" w:cs="Arial"/>
            <w:color w:val="0451A5"/>
            <w:sz w:val="16"/>
            <w:szCs w:val="22"/>
            <w:lang w:eastAsia="en-US"/>
            <w:rPrChange w:id="1472" w:author="Rosli, Nur Nashriq Nadira" w:date="2021-10-06T17:32:00Z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US"/>
              </w:rPr>
            </w:rPrChange>
          </w:rPr>
          <w:t>"MAX"</w:t>
        </w:r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473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,</w:t>
        </w:r>
      </w:ins>
    </w:p>
    <w:p w14:paraId="674B928E" w14:textId="77777777" w:rsidR="005C2466" w:rsidRPr="005C2466" w:rsidRDefault="005C2466" w:rsidP="005C2466">
      <w:pPr>
        <w:shd w:val="clear" w:color="auto" w:fill="FFFFFE"/>
        <w:spacing w:line="270" w:lineRule="atLeast"/>
        <w:rPr>
          <w:ins w:id="1474" w:author="Rosli, Nur Nashriq Nadira" w:date="2021-10-06T17:31:00Z"/>
          <w:rFonts w:ascii="Arial" w:eastAsia="Times New Roman" w:hAnsi="Arial" w:cs="Arial"/>
          <w:color w:val="000000"/>
          <w:sz w:val="16"/>
          <w:szCs w:val="22"/>
          <w:lang w:eastAsia="en-US"/>
          <w:rPrChange w:id="1475" w:author="Rosli, Nur Nashriq Nadira" w:date="2021-10-06T17:32:00Z">
            <w:rPr>
              <w:ins w:id="1476" w:author="Rosli, Nur Nashriq Nadira" w:date="2021-10-06T17:31:00Z"/>
              <w:rFonts w:ascii="Courier New" w:eastAsia="Times New Roman" w:hAnsi="Courier New" w:cs="Courier New"/>
              <w:color w:val="000000"/>
              <w:sz w:val="18"/>
              <w:szCs w:val="18"/>
              <w:lang w:eastAsia="en-US"/>
            </w:rPr>
          </w:rPrChange>
        </w:rPr>
      </w:pPr>
      <w:ins w:id="1477" w:author="Rosli, Nur Nashriq Nadira" w:date="2021-10-06T17:31:00Z"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478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            </w:t>
        </w:r>
        <w:r w:rsidRPr="005C2466">
          <w:rPr>
            <w:rFonts w:ascii="Arial" w:eastAsia="Times New Roman" w:hAnsi="Arial" w:cs="Arial"/>
            <w:color w:val="A31515"/>
            <w:sz w:val="16"/>
            <w:szCs w:val="22"/>
            <w:lang w:eastAsia="en-US"/>
            <w:rPrChange w:id="1479" w:author="Rosli, Nur Nashriq Nadira" w:date="2021-10-06T17:32:00Z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US"/>
              </w:rPr>
            </w:rPrChange>
          </w:rPr>
          <w:t>"attribute"</w:t>
        </w:r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480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: </w:t>
        </w:r>
        <w:r w:rsidRPr="005C2466">
          <w:rPr>
            <w:rFonts w:ascii="Arial" w:eastAsia="Times New Roman" w:hAnsi="Arial" w:cs="Arial"/>
            <w:color w:val="0451A5"/>
            <w:sz w:val="16"/>
            <w:szCs w:val="22"/>
            <w:lang w:eastAsia="en-US"/>
            <w:rPrChange w:id="1481" w:author="Rosli, Nur Nashriq Nadira" w:date="2021-10-06T17:32:00Z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US"/>
              </w:rPr>
            </w:rPrChange>
          </w:rPr>
          <w:t>"ifHCInOctets"</w:t>
        </w:r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482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,</w:t>
        </w:r>
      </w:ins>
    </w:p>
    <w:p w14:paraId="59423AB6" w14:textId="77777777" w:rsidR="005C2466" w:rsidRPr="005C2466" w:rsidRDefault="005C2466" w:rsidP="005C2466">
      <w:pPr>
        <w:shd w:val="clear" w:color="auto" w:fill="FFFFFE"/>
        <w:spacing w:line="270" w:lineRule="atLeast"/>
        <w:rPr>
          <w:ins w:id="1483" w:author="Rosli, Nur Nashriq Nadira" w:date="2021-10-06T17:31:00Z"/>
          <w:rFonts w:ascii="Arial" w:eastAsia="Times New Roman" w:hAnsi="Arial" w:cs="Arial"/>
          <w:color w:val="000000"/>
          <w:sz w:val="16"/>
          <w:szCs w:val="22"/>
          <w:lang w:eastAsia="en-US"/>
          <w:rPrChange w:id="1484" w:author="Rosli, Nur Nashriq Nadira" w:date="2021-10-06T17:32:00Z">
            <w:rPr>
              <w:ins w:id="1485" w:author="Rosli, Nur Nashriq Nadira" w:date="2021-10-06T17:31:00Z"/>
              <w:rFonts w:ascii="Courier New" w:eastAsia="Times New Roman" w:hAnsi="Courier New" w:cs="Courier New"/>
              <w:color w:val="000000"/>
              <w:sz w:val="18"/>
              <w:szCs w:val="18"/>
              <w:lang w:eastAsia="en-US"/>
            </w:rPr>
          </w:rPrChange>
        </w:rPr>
      </w:pPr>
      <w:ins w:id="1486" w:author="Rosli, Nur Nashriq Nadira" w:date="2021-10-06T17:31:00Z"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487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            </w:t>
        </w:r>
        <w:r w:rsidRPr="005C2466">
          <w:rPr>
            <w:rFonts w:ascii="Arial" w:eastAsia="Times New Roman" w:hAnsi="Arial" w:cs="Arial"/>
            <w:color w:val="A31515"/>
            <w:sz w:val="16"/>
            <w:szCs w:val="22"/>
            <w:lang w:eastAsia="en-US"/>
            <w:rPrChange w:id="1488" w:author="Rosli, Nur Nashriq Nadira" w:date="2021-10-06T17:32:00Z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US"/>
              </w:rPr>
            </w:rPrChange>
          </w:rPr>
          <w:t>"label"</w:t>
        </w:r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489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: </w:t>
        </w:r>
        <w:r w:rsidRPr="005C2466">
          <w:rPr>
            <w:rFonts w:ascii="Arial" w:eastAsia="Times New Roman" w:hAnsi="Arial" w:cs="Arial"/>
            <w:color w:val="0451A5"/>
            <w:sz w:val="16"/>
            <w:szCs w:val="22"/>
            <w:lang w:eastAsia="en-US"/>
            <w:rPrChange w:id="1490" w:author="Rosli, Nur Nashriq Nadira" w:date="2021-10-06T17:32:00Z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US"/>
              </w:rPr>
            </w:rPrChange>
          </w:rPr>
          <w:t>"miya"</w:t>
        </w:r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491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,</w:t>
        </w:r>
      </w:ins>
    </w:p>
    <w:p w14:paraId="5CD32BE3" w14:textId="77777777" w:rsidR="005C2466" w:rsidRPr="005C2466" w:rsidRDefault="005C2466" w:rsidP="005C2466">
      <w:pPr>
        <w:shd w:val="clear" w:color="auto" w:fill="FFFFFE"/>
        <w:spacing w:line="270" w:lineRule="atLeast"/>
        <w:rPr>
          <w:ins w:id="1492" w:author="Rosli, Nur Nashriq Nadira" w:date="2021-10-06T17:31:00Z"/>
          <w:rFonts w:ascii="Arial" w:eastAsia="Times New Roman" w:hAnsi="Arial" w:cs="Arial"/>
          <w:color w:val="000000"/>
          <w:sz w:val="16"/>
          <w:szCs w:val="22"/>
          <w:lang w:eastAsia="en-US"/>
          <w:rPrChange w:id="1493" w:author="Rosli, Nur Nashriq Nadira" w:date="2021-10-06T17:32:00Z">
            <w:rPr>
              <w:ins w:id="1494" w:author="Rosli, Nur Nashriq Nadira" w:date="2021-10-06T17:31:00Z"/>
              <w:rFonts w:ascii="Courier New" w:eastAsia="Times New Roman" w:hAnsi="Courier New" w:cs="Courier New"/>
              <w:color w:val="000000"/>
              <w:sz w:val="18"/>
              <w:szCs w:val="18"/>
              <w:lang w:eastAsia="en-US"/>
            </w:rPr>
          </w:rPrChange>
        </w:rPr>
      </w:pPr>
      <w:ins w:id="1495" w:author="Rosli, Nur Nashriq Nadira" w:date="2021-10-06T17:31:00Z"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496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            </w:t>
        </w:r>
        <w:r w:rsidRPr="005C2466">
          <w:rPr>
            <w:rFonts w:ascii="Arial" w:eastAsia="Times New Roman" w:hAnsi="Arial" w:cs="Arial"/>
            <w:color w:val="A31515"/>
            <w:sz w:val="16"/>
            <w:szCs w:val="22"/>
            <w:lang w:eastAsia="en-US"/>
            <w:rPrChange w:id="1497" w:author="Rosli, Nur Nashriq Nadira" w:date="2021-10-06T17:32:00Z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US"/>
              </w:rPr>
            </w:rPrChange>
          </w:rPr>
          <w:t>"resourceId"</w:t>
        </w:r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498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:</w:t>
        </w:r>
        <w:r w:rsidRPr="005C2466">
          <w:rPr>
            <w:rFonts w:ascii="Arial" w:eastAsia="Times New Roman" w:hAnsi="Arial" w:cs="Arial"/>
            <w:color w:val="0451A5"/>
            <w:sz w:val="16"/>
            <w:szCs w:val="22"/>
            <w:lang w:eastAsia="en-US"/>
            <w:rPrChange w:id="1499" w:author="Rosli, Nur Nashriq Nadira" w:date="2021-10-06T17:32:00Z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US"/>
              </w:rPr>
            </w:rPrChange>
          </w:rPr>
          <w:t>"node[GYD:GYGYD-WANRTV001].interfaceSnmp[Gi0_0_0-d4789bf35182]"</w:t>
        </w:r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500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,</w:t>
        </w:r>
      </w:ins>
    </w:p>
    <w:p w14:paraId="2C478027" w14:textId="77777777" w:rsidR="005C2466" w:rsidRPr="005C2466" w:rsidRDefault="005C2466" w:rsidP="005C2466">
      <w:pPr>
        <w:shd w:val="clear" w:color="auto" w:fill="FFFFFE"/>
        <w:spacing w:line="270" w:lineRule="atLeast"/>
        <w:rPr>
          <w:ins w:id="1501" w:author="Rosli, Nur Nashriq Nadira" w:date="2021-10-06T17:31:00Z"/>
          <w:rFonts w:ascii="Arial" w:eastAsia="Times New Roman" w:hAnsi="Arial" w:cs="Arial"/>
          <w:color w:val="000000"/>
          <w:sz w:val="16"/>
          <w:szCs w:val="22"/>
          <w:lang w:eastAsia="en-US"/>
          <w:rPrChange w:id="1502" w:author="Rosli, Nur Nashriq Nadira" w:date="2021-10-06T17:32:00Z">
            <w:rPr>
              <w:ins w:id="1503" w:author="Rosli, Nur Nashriq Nadira" w:date="2021-10-06T17:31:00Z"/>
              <w:rFonts w:ascii="Courier New" w:eastAsia="Times New Roman" w:hAnsi="Courier New" w:cs="Courier New"/>
              <w:color w:val="000000"/>
              <w:sz w:val="18"/>
              <w:szCs w:val="18"/>
              <w:lang w:eastAsia="en-US"/>
            </w:rPr>
          </w:rPrChange>
        </w:rPr>
      </w:pPr>
      <w:ins w:id="1504" w:author="Rosli, Nur Nashriq Nadira" w:date="2021-10-06T17:31:00Z"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505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            </w:t>
        </w:r>
        <w:r w:rsidRPr="005C2466">
          <w:rPr>
            <w:rFonts w:ascii="Arial" w:eastAsia="Times New Roman" w:hAnsi="Arial" w:cs="Arial"/>
            <w:color w:val="A31515"/>
            <w:sz w:val="16"/>
            <w:szCs w:val="22"/>
            <w:lang w:eastAsia="en-US"/>
            <w:rPrChange w:id="1506" w:author="Rosli, Nur Nashriq Nadira" w:date="2021-10-06T17:32:00Z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US"/>
              </w:rPr>
            </w:rPrChange>
          </w:rPr>
          <w:t>"transient"</w:t>
        </w:r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507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:</w:t>
        </w:r>
        <w:r w:rsidRPr="005C2466">
          <w:rPr>
            <w:rFonts w:ascii="Arial" w:eastAsia="Times New Roman" w:hAnsi="Arial" w:cs="Arial"/>
            <w:color w:val="0451A5"/>
            <w:sz w:val="16"/>
            <w:szCs w:val="22"/>
            <w:lang w:eastAsia="en-US"/>
            <w:rPrChange w:id="1508" w:author="Rosli, Nur Nashriq Nadira" w:date="2021-10-06T17:32:00Z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US"/>
              </w:rPr>
            </w:rPrChange>
          </w:rPr>
          <w:t>"false"</w:t>
        </w:r>
      </w:ins>
    </w:p>
    <w:p w14:paraId="4E0C2618" w14:textId="77777777" w:rsidR="005C2466" w:rsidRPr="005C2466" w:rsidRDefault="005C2466" w:rsidP="005C2466">
      <w:pPr>
        <w:shd w:val="clear" w:color="auto" w:fill="FFFFFE"/>
        <w:spacing w:line="270" w:lineRule="atLeast"/>
        <w:rPr>
          <w:ins w:id="1509" w:author="Rosli, Nur Nashriq Nadira" w:date="2021-10-06T17:31:00Z"/>
          <w:rFonts w:ascii="Arial" w:eastAsia="Times New Roman" w:hAnsi="Arial" w:cs="Arial"/>
          <w:color w:val="000000"/>
          <w:sz w:val="16"/>
          <w:szCs w:val="22"/>
          <w:lang w:eastAsia="en-US"/>
          <w:rPrChange w:id="1510" w:author="Rosli, Nur Nashriq Nadira" w:date="2021-10-06T17:32:00Z">
            <w:rPr>
              <w:ins w:id="1511" w:author="Rosli, Nur Nashriq Nadira" w:date="2021-10-06T17:31:00Z"/>
              <w:rFonts w:ascii="Courier New" w:eastAsia="Times New Roman" w:hAnsi="Courier New" w:cs="Courier New"/>
              <w:color w:val="000000"/>
              <w:sz w:val="18"/>
              <w:szCs w:val="18"/>
              <w:lang w:eastAsia="en-US"/>
            </w:rPr>
          </w:rPrChange>
        </w:rPr>
      </w:pPr>
      <w:ins w:id="1512" w:author="Rosli, Nur Nashriq Nadira" w:date="2021-10-06T17:31:00Z"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513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        }</w:t>
        </w:r>
      </w:ins>
    </w:p>
    <w:p w14:paraId="431E3CF6" w14:textId="77777777" w:rsidR="005C2466" w:rsidRPr="005C2466" w:rsidRDefault="005C2466" w:rsidP="005C2466">
      <w:pPr>
        <w:shd w:val="clear" w:color="auto" w:fill="FFFFFE"/>
        <w:spacing w:line="270" w:lineRule="atLeast"/>
        <w:rPr>
          <w:ins w:id="1514" w:author="Rosli, Nur Nashriq Nadira" w:date="2021-10-06T17:31:00Z"/>
          <w:rFonts w:ascii="Arial" w:eastAsia="Times New Roman" w:hAnsi="Arial" w:cs="Arial"/>
          <w:color w:val="000000"/>
          <w:sz w:val="16"/>
          <w:szCs w:val="22"/>
          <w:lang w:eastAsia="en-US"/>
          <w:rPrChange w:id="1515" w:author="Rosli, Nur Nashriq Nadira" w:date="2021-10-06T17:32:00Z">
            <w:rPr>
              <w:ins w:id="1516" w:author="Rosli, Nur Nashriq Nadira" w:date="2021-10-06T17:31:00Z"/>
              <w:rFonts w:ascii="Courier New" w:eastAsia="Times New Roman" w:hAnsi="Courier New" w:cs="Courier New"/>
              <w:color w:val="000000"/>
              <w:sz w:val="18"/>
              <w:szCs w:val="18"/>
              <w:lang w:eastAsia="en-US"/>
            </w:rPr>
          </w:rPrChange>
        </w:rPr>
      </w:pPr>
      <w:ins w:id="1517" w:author="Rosli, Nur Nashriq Nadira" w:date="2021-10-06T17:31:00Z"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518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        </w:t>
        </w:r>
      </w:ins>
    </w:p>
    <w:p w14:paraId="7A1585D3" w14:textId="77777777" w:rsidR="005C2466" w:rsidRPr="005C2466" w:rsidRDefault="005C2466" w:rsidP="005C2466">
      <w:pPr>
        <w:shd w:val="clear" w:color="auto" w:fill="FFFFFE"/>
        <w:spacing w:line="270" w:lineRule="atLeast"/>
        <w:rPr>
          <w:ins w:id="1519" w:author="Rosli, Nur Nashriq Nadira" w:date="2021-10-06T17:31:00Z"/>
          <w:rFonts w:ascii="Arial" w:eastAsia="Times New Roman" w:hAnsi="Arial" w:cs="Arial"/>
          <w:color w:val="000000"/>
          <w:sz w:val="16"/>
          <w:szCs w:val="22"/>
          <w:lang w:eastAsia="en-US"/>
          <w:rPrChange w:id="1520" w:author="Rosli, Nur Nashriq Nadira" w:date="2021-10-06T17:32:00Z">
            <w:rPr>
              <w:ins w:id="1521" w:author="Rosli, Nur Nashriq Nadira" w:date="2021-10-06T17:31:00Z"/>
              <w:rFonts w:ascii="Courier New" w:eastAsia="Times New Roman" w:hAnsi="Courier New" w:cs="Courier New"/>
              <w:color w:val="000000"/>
              <w:sz w:val="18"/>
              <w:szCs w:val="18"/>
              <w:lang w:eastAsia="en-US"/>
            </w:rPr>
          </w:rPrChange>
        </w:rPr>
      </w:pPr>
      <w:ins w:id="1522" w:author="Rosli, Nur Nashriq Nadira" w:date="2021-10-06T17:31:00Z"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523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    ]</w:t>
        </w:r>
      </w:ins>
    </w:p>
    <w:p w14:paraId="26BBF567" w14:textId="77777777" w:rsidR="005C2466" w:rsidRPr="005C2466" w:rsidRDefault="005C2466" w:rsidP="005C2466">
      <w:pPr>
        <w:shd w:val="clear" w:color="auto" w:fill="FFFFFE"/>
        <w:spacing w:line="270" w:lineRule="atLeast"/>
        <w:rPr>
          <w:ins w:id="1524" w:author="Rosli, Nur Nashriq Nadira" w:date="2021-10-06T17:31:00Z"/>
          <w:rFonts w:ascii="Arial" w:eastAsia="Times New Roman" w:hAnsi="Arial" w:cs="Arial"/>
          <w:color w:val="000000"/>
          <w:sz w:val="16"/>
          <w:szCs w:val="22"/>
          <w:lang w:eastAsia="en-US"/>
          <w:rPrChange w:id="1525" w:author="Rosli, Nur Nashriq Nadira" w:date="2021-10-06T17:32:00Z">
            <w:rPr>
              <w:ins w:id="1526" w:author="Rosli, Nur Nashriq Nadira" w:date="2021-10-06T17:31:00Z"/>
              <w:rFonts w:ascii="Courier New" w:eastAsia="Times New Roman" w:hAnsi="Courier New" w:cs="Courier New"/>
              <w:color w:val="000000"/>
              <w:sz w:val="18"/>
              <w:szCs w:val="18"/>
              <w:lang w:eastAsia="en-US"/>
            </w:rPr>
          </w:rPrChange>
        </w:rPr>
      </w:pPr>
      <w:ins w:id="1527" w:author="Rosli, Nur Nashriq Nadira" w:date="2021-10-06T17:31:00Z"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528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} </w:t>
        </w:r>
      </w:ins>
    </w:p>
    <w:p w14:paraId="3CA8C500" w14:textId="3542D6F7" w:rsidR="00530319" w:rsidRPr="005C2466" w:rsidDel="005C2466" w:rsidRDefault="00530319" w:rsidP="00530319">
      <w:pPr>
        <w:rPr>
          <w:ins w:id="1529" w:author="Arulthevan, Yuroshyini" w:date="2020-05-19T09:16:00Z"/>
          <w:del w:id="1530" w:author="Rosli, Nur Nashriq Nadira" w:date="2021-10-06T17:31:00Z"/>
          <w:rFonts w:ascii="Arial" w:hAnsi="Arial" w:cs="Arial"/>
          <w:sz w:val="22"/>
          <w:szCs w:val="22"/>
        </w:rPr>
      </w:pPr>
      <w:ins w:id="1531" w:author="Arulthevan, Yuroshyini" w:date="2020-05-19T09:16:00Z">
        <w:del w:id="1532" w:author="Rosli, Nur Nashriq Nadira" w:date="2021-10-06T17:31:00Z">
          <w:r w:rsidRPr="005C2466" w:rsidDel="005C2466">
            <w:rPr>
              <w:rFonts w:ascii="Arial" w:hAnsi="Arial" w:cs="Arial"/>
              <w:sz w:val="22"/>
              <w:szCs w:val="22"/>
            </w:rPr>
            <w:delText>{</w:delText>
          </w:r>
        </w:del>
      </w:ins>
    </w:p>
    <w:p w14:paraId="319A65E5" w14:textId="3560DA68" w:rsidR="00530319" w:rsidRPr="005C2466" w:rsidDel="005C2466" w:rsidRDefault="00530319" w:rsidP="00530319">
      <w:pPr>
        <w:rPr>
          <w:ins w:id="1533" w:author="Arulthevan, Yuroshyini" w:date="2020-05-19T09:16:00Z"/>
          <w:del w:id="1534" w:author="Rosli, Nur Nashriq Nadira" w:date="2021-10-06T17:31:00Z"/>
          <w:rFonts w:ascii="Arial" w:hAnsi="Arial" w:cs="Arial"/>
          <w:sz w:val="22"/>
          <w:szCs w:val="22"/>
        </w:rPr>
      </w:pPr>
      <w:ins w:id="1535" w:author="Arulthevan, Yuroshyini" w:date="2020-05-19T09:16:00Z">
        <w:del w:id="1536" w:author="Rosli, Nur Nashriq Nadira" w:date="2021-10-06T17:31:00Z">
          <w:r w:rsidRPr="005C2466" w:rsidDel="005C2466">
            <w:rPr>
              <w:rFonts w:ascii="Arial" w:hAnsi="Arial" w:cs="Arial"/>
              <w:sz w:val="22"/>
              <w:szCs w:val="22"/>
            </w:rPr>
            <w:tab/>
            <w:delText>"start":1589076545616,</w:delText>
          </w:r>
        </w:del>
      </w:ins>
    </w:p>
    <w:p w14:paraId="0B43D451" w14:textId="39106F0D" w:rsidR="00530319" w:rsidRPr="005C2466" w:rsidDel="005C2466" w:rsidRDefault="00530319" w:rsidP="00530319">
      <w:pPr>
        <w:rPr>
          <w:ins w:id="1537" w:author="Arulthevan, Yuroshyini" w:date="2020-05-19T09:16:00Z"/>
          <w:del w:id="1538" w:author="Rosli, Nur Nashriq Nadira" w:date="2021-10-06T17:31:00Z"/>
          <w:rFonts w:ascii="Arial" w:hAnsi="Arial" w:cs="Arial"/>
          <w:sz w:val="22"/>
          <w:szCs w:val="22"/>
        </w:rPr>
      </w:pPr>
      <w:ins w:id="1539" w:author="Arulthevan, Yuroshyini" w:date="2020-05-19T09:16:00Z">
        <w:del w:id="1540" w:author="Rosli, Nur Nashriq Nadira" w:date="2021-10-06T17:31:00Z">
          <w:r w:rsidRPr="005C2466" w:rsidDel="005C2466">
            <w:rPr>
              <w:rFonts w:ascii="Arial" w:hAnsi="Arial" w:cs="Arial"/>
              <w:sz w:val="22"/>
              <w:szCs w:val="22"/>
            </w:rPr>
            <w:tab/>
            <w:delText>"end":1589076545616,</w:delText>
          </w:r>
        </w:del>
      </w:ins>
    </w:p>
    <w:p w14:paraId="4434DDE6" w14:textId="62EC85C0" w:rsidR="00530319" w:rsidRPr="005C2466" w:rsidDel="005C2466" w:rsidRDefault="00530319" w:rsidP="00530319">
      <w:pPr>
        <w:rPr>
          <w:ins w:id="1541" w:author="Arulthevan, Yuroshyini" w:date="2020-05-19T09:16:00Z"/>
          <w:del w:id="1542" w:author="Rosli, Nur Nashriq Nadira" w:date="2021-10-06T17:31:00Z"/>
          <w:rFonts w:ascii="Arial" w:hAnsi="Arial" w:cs="Arial"/>
          <w:sz w:val="22"/>
          <w:szCs w:val="22"/>
        </w:rPr>
      </w:pPr>
      <w:ins w:id="1543" w:author="Arulthevan, Yuroshyini" w:date="2020-05-19T09:16:00Z">
        <w:del w:id="1544" w:author="Rosli, Nur Nashriq Nadira" w:date="2021-10-06T17:31:00Z">
          <w:r w:rsidRPr="005C2466" w:rsidDel="005C2466">
            <w:rPr>
              <w:rFonts w:ascii="Arial" w:hAnsi="Arial" w:cs="Arial"/>
              <w:sz w:val="22"/>
              <w:szCs w:val="22"/>
            </w:rPr>
            <w:tab/>
            <w:delText>"step":60000,</w:delText>
          </w:r>
        </w:del>
      </w:ins>
    </w:p>
    <w:p w14:paraId="3B319C6B" w14:textId="2D7F2E7C" w:rsidR="00530319" w:rsidRPr="005C2466" w:rsidDel="005C2466" w:rsidRDefault="00530319" w:rsidP="00530319">
      <w:pPr>
        <w:rPr>
          <w:ins w:id="1545" w:author="Arulthevan, Yuroshyini" w:date="2020-05-19T09:16:00Z"/>
          <w:del w:id="1546" w:author="Rosli, Nur Nashriq Nadira" w:date="2021-10-06T17:31:00Z"/>
          <w:rFonts w:ascii="Arial" w:hAnsi="Arial" w:cs="Arial"/>
          <w:sz w:val="22"/>
          <w:szCs w:val="22"/>
        </w:rPr>
      </w:pPr>
      <w:ins w:id="1547" w:author="Arulthevan, Yuroshyini" w:date="2020-05-19T09:16:00Z">
        <w:del w:id="1548" w:author="Rosli, Nur Nashriq Nadira" w:date="2021-10-06T17:31:00Z">
          <w:r w:rsidRPr="005C2466" w:rsidDel="005C2466">
            <w:rPr>
              <w:rFonts w:ascii="Arial" w:hAnsi="Arial" w:cs="Arial"/>
              <w:sz w:val="22"/>
              <w:szCs w:val="22"/>
            </w:rPr>
            <w:tab/>
            <w:delText>"source": [</w:delText>
          </w:r>
        </w:del>
      </w:ins>
    </w:p>
    <w:p w14:paraId="794A82DE" w14:textId="0BF075FB" w:rsidR="00530319" w:rsidRPr="005C2466" w:rsidDel="005C2466" w:rsidRDefault="00530319" w:rsidP="00530319">
      <w:pPr>
        <w:rPr>
          <w:ins w:id="1549" w:author="Arulthevan, Yuroshyini" w:date="2020-05-19T09:16:00Z"/>
          <w:del w:id="1550" w:author="Rosli, Nur Nashriq Nadira" w:date="2021-10-06T17:31:00Z"/>
          <w:rFonts w:ascii="Arial" w:hAnsi="Arial" w:cs="Arial"/>
          <w:sz w:val="22"/>
          <w:szCs w:val="22"/>
        </w:rPr>
      </w:pPr>
      <w:ins w:id="1551" w:author="Arulthevan, Yuroshyini" w:date="2020-05-19T09:16:00Z">
        <w:del w:id="1552" w:author="Rosli, Nur Nashriq Nadira" w:date="2021-10-06T17:31:00Z">
          <w:r w:rsidRPr="005C2466" w:rsidDel="005C2466">
            <w:rPr>
              <w:rFonts w:ascii="Arial" w:hAnsi="Arial" w:cs="Arial"/>
              <w:sz w:val="22"/>
              <w:szCs w:val="22"/>
            </w:rPr>
            <w:tab/>
          </w:r>
          <w:r w:rsidRPr="005C2466" w:rsidDel="005C2466">
            <w:rPr>
              <w:rFonts w:ascii="Arial" w:hAnsi="Arial" w:cs="Arial"/>
              <w:sz w:val="22"/>
              <w:szCs w:val="22"/>
            </w:rPr>
            <w:tab/>
            <w:delText>{</w:delText>
          </w:r>
        </w:del>
      </w:ins>
    </w:p>
    <w:p w14:paraId="3A8B8239" w14:textId="27CD2E4B" w:rsidR="00530319" w:rsidRPr="005C2466" w:rsidDel="005C2466" w:rsidRDefault="00530319" w:rsidP="00530319">
      <w:pPr>
        <w:rPr>
          <w:ins w:id="1553" w:author="Arulthevan, Yuroshyini" w:date="2020-05-19T09:16:00Z"/>
          <w:del w:id="1554" w:author="Rosli, Nur Nashriq Nadira" w:date="2021-10-06T17:31:00Z"/>
          <w:rFonts w:ascii="Arial" w:hAnsi="Arial" w:cs="Arial"/>
          <w:sz w:val="22"/>
          <w:szCs w:val="22"/>
        </w:rPr>
      </w:pPr>
      <w:ins w:id="1555" w:author="Arulthevan, Yuroshyini" w:date="2020-05-19T09:16:00Z">
        <w:del w:id="1556" w:author="Rosli, Nur Nashriq Nadira" w:date="2021-10-06T17:31:00Z">
          <w:r w:rsidRPr="005C2466" w:rsidDel="005C2466">
            <w:rPr>
              <w:rFonts w:ascii="Arial" w:hAnsi="Arial" w:cs="Arial"/>
              <w:sz w:val="22"/>
              <w:szCs w:val="22"/>
            </w:rPr>
            <w:tab/>
          </w:r>
          <w:r w:rsidRPr="005C2466" w:rsidDel="005C2466">
            <w:rPr>
              <w:rFonts w:ascii="Arial" w:hAnsi="Arial" w:cs="Arial"/>
              <w:sz w:val="22"/>
              <w:szCs w:val="22"/>
            </w:rPr>
            <w:tab/>
          </w:r>
          <w:r w:rsidRPr="005C2466" w:rsidDel="005C2466">
            <w:rPr>
              <w:rFonts w:ascii="Arial" w:hAnsi="Arial" w:cs="Arial"/>
              <w:sz w:val="22"/>
              <w:szCs w:val="22"/>
            </w:rPr>
            <w:tab/>
            <w:delText>"aggregation": "MAX",</w:delText>
          </w:r>
        </w:del>
      </w:ins>
    </w:p>
    <w:p w14:paraId="150F9D0D" w14:textId="0E37C10F" w:rsidR="00530319" w:rsidRPr="005C2466" w:rsidDel="005C2466" w:rsidRDefault="00530319" w:rsidP="00530319">
      <w:pPr>
        <w:rPr>
          <w:ins w:id="1557" w:author="Arulthevan, Yuroshyini" w:date="2020-05-19T09:16:00Z"/>
          <w:del w:id="1558" w:author="Rosli, Nur Nashriq Nadira" w:date="2021-10-06T17:31:00Z"/>
          <w:rFonts w:ascii="Arial" w:hAnsi="Arial" w:cs="Arial"/>
          <w:sz w:val="22"/>
          <w:szCs w:val="22"/>
        </w:rPr>
      </w:pPr>
      <w:ins w:id="1559" w:author="Arulthevan, Yuroshyini" w:date="2020-05-19T09:16:00Z">
        <w:del w:id="1560" w:author="Rosli, Nur Nashriq Nadira" w:date="2021-10-06T17:31:00Z">
          <w:r w:rsidRPr="005C2466" w:rsidDel="005C2466">
            <w:rPr>
              <w:rFonts w:ascii="Arial" w:hAnsi="Arial" w:cs="Arial"/>
              <w:sz w:val="22"/>
              <w:szCs w:val="22"/>
            </w:rPr>
            <w:tab/>
          </w:r>
          <w:r w:rsidRPr="005C2466" w:rsidDel="005C2466">
            <w:rPr>
              <w:rFonts w:ascii="Arial" w:hAnsi="Arial" w:cs="Arial"/>
              <w:sz w:val="22"/>
              <w:szCs w:val="22"/>
            </w:rPr>
            <w:tab/>
          </w:r>
          <w:r w:rsidRPr="005C2466" w:rsidDel="005C2466">
            <w:rPr>
              <w:rFonts w:ascii="Arial" w:hAnsi="Arial" w:cs="Arial"/>
              <w:sz w:val="22"/>
              <w:szCs w:val="22"/>
            </w:rPr>
            <w:tab/>
            <w:delText>"attribute": "ifHCInOctets",</w:delText>
          </w:r>
        </w:del>
      </w:ins>
    </w:p>
    <w:p w14:paraId="1308B51F" w14:textId="79BDF97A" w:rsidR="00530319" w:rsidRPr="005C2466" w:rsidDel="005C2466" w:rsidRDefault="00530319" w:rsidP="00530319">
      <w:pPr>
        <w:rPr>
          <w:ins w:id="1561" w:author="Arulthevan, Yuroshyini" w:date="2020-05-19T09:16:00Z"/>
          <w:del w:id="1562" w:author="Rosli, Nur Nashriq Nadira" w:date="2021-10-06T17:31:00Z"/>
          <w:rFonts w:ascii="Arial" w:hAnsi="Arial" w:cs="Arial"/>
          <w:sz w:val="22"/>
          <w:szCs w:val="22"/>
        </w:rPr>
      </w:pPr>
      <w:ins w:id="1563" w:author="Arulthevan, Yuroshyini" w:date="2020-05-19T09:16:00Z">
        <w:del w:id="1564" w:author="Rosli, Nur Nashriq Nadira" w:date="2021-10-06T17:31:00Z">
          <w:r w:rsidRPr="005C2466" w:rsidDel="005C2466">
            <w:rPr>
              <w:rFonts w:ascii="Arial" w:hAnsi="Arial" w:cs="Arial"/>
              <w:sz w:val="22"/>
              <w:szCs w:val="22"/>
            </w:rPr>
            <w:tab/>
          </w:r>
          <w:r w:rsidRPr="005C2466" w:rsidDel="005C2466">
            <w:rPr>
              <w:rFonts w:ascii="Arial" w:hAnsi="Arial" w:cs="Arial"/>
              <w:sz w:val="22"/>
              <w:szCs w:val="22"/>
            </w:rPr>
            <w:tab/>
          </w:r>
          <w:r w:rsidRPr="005C2466" w:rsidDel="005C2466">
            <w:rPr>
              <w:rFonts w:ascii="Arial" w:hAnsi="Arial" w:cs="Arial"/>
              <w:sz w:val="22"/>
              <w:szCs w:val="22"/>
            </w:rPr>
            <w:tab/>
            <w:delText>"label": "miya",</w:delText>
          </w:r>
        </w:del>
      </w:ins>
    </w:p>
    <w:p w14:paraId="50191EFB" w14:textId="389FFA27" w:rsidR="00530319" w:rsidRPr="005C2466" w:rsidDel="005C2466" w:rsidRDefault="00530319" w:rsidP="00530319">
      <w:pPr>
        <w:rPr>
          <w:ins w:id="1565" w:author="Arulthevan, Yuroshyini" w:date="2020-05-19T09:16:00Z"/>
          <w:del w:id="1566" w:author="Rosli, Nur Nashriq Nadira" w:date="2021-10-06T17:31:00Z"/>
          <w:rFonts w:ascii="Arial" w:hAnsi="Arial" w:cs="Arial"/>
          <w:sz w:val="22"/>
          <w:szCs w:val="22"/>
        </w:rPr>
      </w:pPr>
      <w:ins w:id="1567" w:author="Arulthevan, Yuroshyini" w:date="2020-05-19T09:16:00Z">
        <w:del w:id="1568" w:author="Rosli, Nur Nashriq Nadira" w:date="2021-10-06T17:31:00Z">
          <w:r w:rsidRPr="005C2466" w:rsidDel="005C2466">
            <w:rPr>
              <w:rFonts w:ascii="Arial" w:hAnsi="Arial" w:cs="Arial"/>
              <w:sz w:val="22"/>
              <w:szCs w:val="22"/>
            </w:rPr>
            <w:tab/>
          </w:r>
          <w:r w:rsidRPr="005C2466" w:rsidDel="005C2466">
            <w:rPr>
              <w:rFonts w:ascii="Arial" w:hAnsi="Arial" w:cs="Arial"/>
              <w:sz w:val="22"/>
              <w:szCs w:val="22"/>
            </w:rPr>
            <w:tab/>
          </w:r>
          <w:r w:rsidRPr="005C2466" w:rsidDel="005C2466">
            <w:rPr>
              <w:rFonts w:ascii="Arial" w:hAnsi="Arial" w:cs="Arial"/>
              <w:sz w:val="22"/>
              <w:szCs w:val="22"/>
            </w:rPr>
            <w:tab/>
            <w:delText>"resourceId":"node[GYD:GYGYD-WANRTV001].interfaceSnmp[Gi0_0_0-d4789bf35182]",</w:delText>
          </w:r>
        </w:del>
      </w:ins>
    </w:p>
    <w:p w14:paraId="6EC67047" w14:textId="4CE18460" w:rsidR="00530319" w:rsidRPr="005C2466" w:rsidDel="005C2466" w:rsidRDefault="00530319" w:rsidP="00530319">
      <w:pPr>
        <w:rPr>
          <w:ins w:id="1569" w:author="Arulthevan, Yuroshyini" w:date="2020-05-19T09:16:00Z"/>
          <w:del w:id="1570" w:author="Rosli, Nur Nashriq Nadira" w:date="2021-10-06T17:31:00Z"/>
          <w:rFonts w:ascii="Arial" w:hAnsi="Arial" w:cs="Arial"/>
          <w:sz w:val="22"/>
          <w:szCs w:val="22"/>
        </w:rPr>
      </w:pPr>
      <w:ins w:id="1571" w:author="Arulthevan, Yuroshyini" w:date="2020-05-19T09:16:00Z">
        <w:del w:id="1572" w:author="Rosli, Nur Nashriq Nadira" w:date="2021-10-06T17:31:00Z">
          <w:r w:rsidRPr="005C2466" w:rsidDel="005C2466">
            <w:rPr>
              <w:rFonts w:ascii="Arial" w:hAnsi="Arial" w:cs="Arial"/>
              <w:sz w:val="22"/>
              <w:szCs w:val="22"/>
            </w:rPr>
            <w:tab/>
          </w:r>
          <w:r w:rsidRPr="005C2466" w:rsidDel="005C2466">
            <w:rPr>
              <w:rFonts w:ascii="Arial" w:hAnsi="Arial" w:cs="Arial"/>
              <w:sz w:val="22"/>
              <w:szCs w:val="22"/>
            </w:rPr>
            <w:tab/>
          </w:r>
          <w:r w:rsidRPr="005C2466" w:rsidDel="005C2466">
            <w:rPr>
              <w:rFonts w:ascii="Arial" w:hAnsi="Arial" w:cs="Arial"/>
              <w:sz w:val="22"/>
              <w:szCs w:val="22"/>
            </w:rPr>
            <w:tab/>
            <w:delText>"transient":"false"</w:delText>
          </w:r>
        </w:del>
      </w:ins>
    </w:p>
    <w:p w14:paraId="4DCE3F9D" w14:textId="5606B353" w:rsidR="00530319" w:rsidRPr="005C2466" w:rsidDel="005C2466" w:rsidRDefault="00530319" w:rsidP="00530319">
      <w:pPr>
        <w:rPr>
          <w:ins w:id="1573" w:author="Arulthevan, Yuroshyini" w:date="2020-05-19T09:16:00Z"/>
          <w:del w:id="1574" w:author="Rosli, Nur Nashriq Nadira" w:date="2021-10-06T17:31:00Z"/>
          <w:rFonts w:ascii="Arial" w:hAnsi="Arial" w:cs="Arial"/>
          <w:sz w:val="22"/>
          <w:szCs w:val="22"/>
        </w:rPr>
      </w:pPr>
      <w:ins w:id="1575" w:author="Arulthevan, Yuroshyini" w:date="2020-05-19T09:16:00Z">
        <w:del w:id="1576" w:author="Rosli, Nur Nashriq Nadira" w:date="2021-10-06T17:31:00Z">
          <w:r w:rsidRPr="005C2466" w:rsidDel="005C2466">
            <w:rPr>
              <w:rFonts w:ascii="Arial" w:hAnsi="Arial" w:cs="Arial"/>
              <w:sz w:val="22"/>
              <w:szCs w:val="22"/>
            </w:rPr>
            <w:tab/>
          </w:r>
          <w:r w:rsidRPr="005C2466" w:rsidDel="005C2466">
            <w:rPr>
              <w:rFonts w:ascii="Arial" w:hAnsi="Arial" w:cs="Arial"/>
              <w:sz w:val="22"/>
              <w:szCs w:val="22"/>
            </w:rPr>
            <w:tab/>
            <w:delText>}</w:delText>
          </w:r>
        </w:del>
      </w:ins>
    </w:p>
    <w:p w14:paraId="7C6B528F" w14:textId="4045B611" w:rsidR="00530319" w:rsidRPr="005C2466" w:rsidDel="005C2466" w:rsidRDefault="00530319" w:rsidP="00530319">
      <w:pPr>
        <w:rPr>
          <w:ins w:id="1577" w:author="Arulthevan, Yuroshyini" w:date="2020-05-19T09:16:00Z"/>
          <w:del w:id="1578" w:author="Rosli, Nur Nashriq Nadira" w:date="2021-10-06T17:31:00Z"/>
          <w:rFonts w:ascii="Arial" w:hAnsi="Arial" w:cs="Arial"/>
          <w:sz w:val="22"/>
          <w:szCs w:val="22"/>
        </w:rPr>
      </w:pPr>
      <w:ins w:id="1579" w:author="Arulthevan, Yuroshyini" w:date="2020-05-19T09:16:00Z">
        <w:del w:id="1580" w:author="Rosli, Nur Nashriq Nadira" w:date="2021-10-06T17:31:00Z">
          <w:r w:rsidRPr="005C2466" w:rsidDel="005C2466">
            <w:rPr>
              <w:rFonts w:ascii="Arial" w:hAnsi="Arial" w:cs="Arial"/>
              <w:sz w:val="22"/>
              <w:szCs w:val="22"/>
            </w:rPr>
            <w:tab/>
          </w:r>
          <w:r w:rsidRPr="005C2466" w:rsidDel="005C2466">
            <w:rPr>
              <w:rFonts w:ascii="Arial" w:hAnsi="Arial" w:cs="Arial"/>
              <w:sz w:val="22"/>
              <w:szCs w:val="22"/>
            </w:rPr>
            <w:tab/>
          </w:r>
        </w:del>
      </w:ins>
    </w:p>
    <w:p w14:paraId="707DCB1C" w14:textId="7147FA99" w:rsidR="00530319" w:rsidRPr="005C2466" w:rsidDel="005C2466" w:rsidRDefault="00530319">
      <w:pPr>
        <w:rPr>
          <w:ins w:id="1581" w:author="Arulthevan, Yuroshyini" w:date="2020-05-19T09:09:00Z"/>
          <w:del w:id="1582" w:author="Rosli, Nur Nashriq Nadira" w:date="2021-10-06T17:31:00Z"/>
          <w:rFonts w:ascii="Arial" w:hAnsi="Arial" w:cs="Arial"/>
          <w:sz w:val="22"/>
          <w:szCs w:val="22"/>
          <w:rPrChange w:id="1583" w:author="Rosli, Nur Nashriq Nadira" w:date="2021-10-06T17:32:00Z">
            <w:rPr>
              <w:ins w:id="1584" w:author="Arulthevan, Yuroshyini" w:date="2020-05-19T09:09:00Z"/>
              <w:del w:id="1585" w:author="Rosli, Nur Nashriq Nadira" w:date="2021-10-06T17:31:00Z"/>
            </w:rPr>
          </w:rPrChange>
        </w:rPr>
      </w:pPr>
      <w:ins w:id="1586" w:author="Arulthevan, Yuroshyini" w:date="2020-05-19T09:16:00Z">
        <w:del w:id="1587" w:author="Rosli, Nur Nashriq Nadira" w:date="2021-10-06T17:31:00Z">
          <w:r w:rsidRPr="005C2466" w:rsidDel="005C2466">
            <w:rPr>
              <w:rFonts w:ascii="Arial" w:hAnsi="Arial" w:cs="Arial"/>
              <w:sz w:val="22"/>
              <w:szCs w:val="22"/>
            </w:rPr>
            <w:tab/>
            <w:delText>]</w:delText>
          </w:r>
        </w:del>
      </w:ins>
    </w:p>
    <w:p w14:paraId="6EAEDB1F" w14:textId="5AA123F4" w:rsidR="00431294" w:rsidRPr="005C2466" w:rsidDel="005C2466" w:rsidRDefault="00530319">
      <w:pPr>
        <w:rPr>
          <w:ins w:id="1588" w:author="Arulthevan, Yuroshyini" w:date="2020-05-19T15:05:00Z"/>
          <w:del w:id="1589" w:author="Rosli, Nur Nashriq Nadira" w:date="2021-10-06T17:31:00Z"/>
          <w:rStyle w:val="Hyperlink"/>
          <w:rFonts w:ascii="Arial" w:hAnsi="Arial" w:cs="Arial"/>
          <w:sz w:val="22"/>
          <w:szCs w:val="22"/>
          <w:u w:val="none"/>
          <w:rPrChange w:id="1590" w:author="Rosli, Nur Nashriq Nadira" w:date="2021-10-06T17:32:00Z">
            <w:rPr>
              <w:ins w:id="1591" w:author="Arulthevan, Yuroshyini" w:date="2020-05-19T15:05:00Z"/>
              <w:del w:id="1592" w:author="Rosli, Nur Nashriq Nadira" w:date="2021-10-06T17:31:00Z"/>
              <w:rStyle w:val="Hyperlink"/>
              <w:rFonts w:ascii="Arial" w:hAnsi="Arial" w:cs="Arial"/>
              <w:sz w:val="16"/>
              <w:szCs w:val="16"/>
              <w:u w:val="none"/>
            </w:rPr>
          </w:rPrChange>
        </w:rPr>
      </w:pPr>
      <w:ins w:id="1593" w:author="Arulthevan, Yuroshyini" w:date="2020-05-19T09:17:00Z">
        <w:del w:id="1594" w:author="Rosli, Nur Nashriq Nadira" w:date="2021-10-06T17:31:00Z">
          <w:r w:rsidRPr="005C2466" w:rsidDel="005C2466">
            <w:rPr>
              <w:rStyle w:val="Hyperlink"/>
              <w:rFonts w:ascii="Arial" w:hAnsi="Arial" w:cs="Arial"/>
              <w:color w:val="auto"/>
              <w:sz w:val="22"/>
              <w:szCs w:val="22"/>
              <w:u w:val="none"/>
              <w:rPrChange w:id="1595" w:author="Rosli, Nur Nashriq Nadira" w:date="2021-10-06T17:32:00Z">
                <w:rPr>
                  <w:rStyle w:val="Hyperlink"/>
                  <w:sz w:val="22"/>
                </w:rPr>
              </w:rPrChange>
            </w:rPr>
            <w:delText>}</w:delText>
          </w:r>
        </w:del>
      </w:ins>
      <w:ins w:id="1596" w:author="Arulthevan, Yuroshyini" w:date="2020-05-19T09:09:00Z">
        <w:del w:id="1597" w:author="Rosli, Nur Nashriq Nadira" w:date="2021-10-06T17:31:00Z">
          <w:r w:rsidRPr="005C2466" w:rsidDel="005C2466">
            <w:rPr>
              <w:rStyle w:val="Hyperlink"/>
              <w:rFonts w:ascii="Arial" w:hAnsi="Arial" w:cs="Arial"/>
              <w:sz w:val="22"/>
              <w:szCs w:val="22"/>
              <w:u w:val="none"/>
              <w:rPrChange w:id="1598" w:author="Rosli, Nur Nashriq Nadira" w:date="2021-10-06T17:32:00Z">
                <w:rPr>
                  <w:rStyle w:val="Hyperlink"/>
                </w:rPr>
              </w:rPrChange>
            </w:rPr>
            <w:delText xml:space="preserve"> </w:delText>
          </w:r>
        </w:del>
      </w:ins>
    </w:p>
    <w:p w14:paraId="7071F92E" w14:textId="68543FB6" w:rsidR="008E6EB2" w:rsidRPr="005C2466" w:rsidRDefault="008E6EB2">
      <w:pPr>
        <w:rPr>
          <w:ins w:id="1599" w:author="Arulthevan, Yuroshyini" w:date="2020-05-19T15:05:00Z"/>
          <w:rStyle w:val="Hyperlink"/>
          <w:rFonts w:ascii="Arial" w:hAnsi="Arial" w:cs="Arial"/>
          <w:color w:val="auto"/>
          <w:sz w:val="22"/>
          <w:szCs w:val="22"/>
          <w:u w:val="none"/>
          <w:rPrChange w:id="1600" w:author="Rosli, Nur Nashriq Nadira" w:date="2021-10-06T17:32:00Z">
            <w:rPr>
              <w:ins w:id="1601" w:author="Arulthevan, Yuroshyini" w:date="2020-05-19T15:05:00Z"/>
              <w:rStyle w:val="Hyperlink"/>
              <w:rFonts w:ascii="Arial" w:hAnsi="Arial" w:cs="Arial"/>
              <w:sz w:val="16"/>
              <w:szCs w:val="16"/>
              <w:u w:val="none"/>
            </w:rPr>
          </w:rPrChange>
        </w:rPr>
      </w:pPr>
    </w:p>
    <w:p w14:paraId="4AD4FF55" w14:textId="24874171" w:rsidR="008E6EB2" w:rsidRPr="005C2466" w:rsidRDefault="0031048A">
      <w:pPr>
        <w:rPr>
          <w:ins w:id="1602" w:author="Arulthevan, Yuroshyini" w:date="2020-05-19T09:22:00Z"/>
          <w:rStyle w:val="Hyperlink"/>
          <w:rFonts w:ascii="Arial" w:hAnsi="Arial" w:cs="Arial"/>
          <w:color w:val="auto"/>
          <w:sz w:val="20"/>
          <w:szCs w:val="22"/>
          <w:u w:val="none"/>
          <w:rPrChange w:id="1603" w:author="Rosli, Nur Nashriq Nadira" w:date="2021-10-06T17:33:00Z">
            <w:rPr>
              <w:ins w:id="1604" w:author="Arulthevan, Yuroshyini" w:date="2020-05-19T09:22:00Z"/>
              <w:rStyle w:val="Hyperlink"/>
              <w:rFonts w:ascii="Arial" w:hAnsi="Arial" w:cs="Arial"/>
              <w:sz w:val="16"/>
              <w:szCs w:val="16"/>
              <w:u w:val="none"/>
            </w:rPr>
          </w:rPrChange>
        </w:rPr>
      </w:pPr>
      <w:ins w:id="1605" w:author="Rosli, Nur Nashriq Nadira" w:date="2021-10-06T16:59:00Z">
        <w:r w:rsidRPr="005C2466">
          <w:rPr>
            <w:rStyle w:val="Hyperlink"/>
            <w:rFonts w:ascii="Arial" w:hAnsi="Arial" w:cs="Arial"/>
            <w:color w:val="auto"/>
            <w:sz w:val="20"/>
            <w:szCs w:val="22"/>
            <w:u w:val="none"/>
            <w:rPrChange w:id="1606" w:author="Rosli, Nur Nashriq Nadira" w:date="2021-10-06T17:33:00Z">
              <w:rPr>
                <w:rStyle w:val="Hyperlink"/>
                <w:rFonts w:ascii="Arial" w:hAnsi="Arial" w:cs="Arial"/>
                <w:color w:val="auto"/>
                <w:sz w:val="22"/>
                <w:szCs w:val="22"/>
                <w:u w:val="none"/>
              </w:rPr>
            </w:rPrChange>
          </w:rPr>
          <w:t xml:space="preserve">Header - </w:t>
        </w:r>
      </w:ins>
      <w:ins w:id="1607" w:author="Arulthevan, Yuroshyini" w:date="2020-05-19T15:05:00Z">
        <w:r w:rsidR="008E6EB2" w:rsidRPr="005C2466">
          <w:rPr>
            <w:rStyle w:val="Hyperlink"/>
            <w:rFonts w:ascii="Arial" w:hAnsi="Arial" w:cs="Arial"/>
            <w:color w:val="auto"/>
            <w:sz w:val="20"/>
            <w:szCs w:val="22"/>
            <w:u w:val="none"/>
            <w:rPrChange w:id="1608" w:author="Rosli, Nur Nashriq Nadira" w:date="2021-10-06T17:33:00Z">
              <w:rPr>
                <w:rStyle w:val="Hyperlink"/>
                <w:rFonts w:ascii="Arial" w:hAnsi="Arial" w:cs="Arial"/>
                <w:sz w:val="16"/>
                <w:szCs w:val="16"/>
                <w:u w:val="none"/>
              </w:rPr>
            </w:rPrChange>
          </w:rPr>
          <w:t>Content Type: application/json</w:t>
        </w:r>
      </w:ins>
    </w:p>
    <w:p w14:paraId="6F63D490" w14:textId="77777777" w:rsidR="00431294" w:rsidRPr="005C2466" w:rsidRDefault="00431294">
      <w:pPr>
        <w:rPr>
          <w:ins w:id="1609" w:author="Arulthevan, Yuroshyini" w:date="2020-05-19T09:22:00Z"/>
          <w:rStyle w:val="Hyperlink"/>
          <w:rFonts w:ascii="Arial" w:hAnsi="Arial" w:cs="Arial"/>
          <w:sz w:val="22"/>
          <w:szCs w:val="22"/>
          <w:u w:val="none"/>
          <w:rPrChange w:id="1610" w:author="Rosli, Nur Nashriq Nadira" w:date="2021-10-06T17:32:00Z">
            <w:rPr>
              <w:ins w:id="1611" w:author="Arulthevan, Yuroshyini" w:date="2020-05-19T09:22:00Z"/>
              <w:rStyle w:val="Hyperlink"/>
              <w:rFonts w:ascii="Arial" w:hAnsi="Arial" w:cs="Arial"/>
              <w:sz w:val="16"/>
              <w:szCs w:val="16"/>
              <w:u w:val="none"/>
            </w:rPr>
          </w:rPrChange>
        </w:rPr>
      </w:pPr>
    </w:p>
    <w:p w14:paraId="747EEB2A" w14:textId="47B36C01" w:rsidR="005C2466" w:rsidRDefault="005C2466">
      <w:pPr>
        <w:rPr>
          <w:ins w:id="1612" w:author="Rosli, Nur Nashriq Nadira" w:date="2021-10-06T17:34:00Z"/>
          <w:noProof/>
          <w:lang w:eastAsia="en-US"/>
        </w:rPr>
      </w:pPr>
      <w:ins w:id="1613" w:author="Rosli, Nur Nashriq Nadira" w:date="2021-10-06T17:35:00Z">
        <w:r>
          <w:rPr>
            <w:noProof/>
            <w:lang w:eastAsia="en-US"/>
          </w:rPr>
          <w:lastRenderedPageBreak/>
          <w:drawing>
            <wp:inline distT="0" distB="0" distL="0" distR="0" wp14:anchorId="49433FB9" wp14:editId="3578EB7F">
              <wp:extent cx="5486400" cy="3941445"/>
              <wp:effectExtent l="0" t="0" r="0" b="1905"/>
              <wp:docPr id="18" name="Picture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39414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B802696" w14:textId="5A7D5C14" w:rsidR="00431294" w:rsidRPr="005C2466" w:rsidRDefault="00431294">
      <w:pPr>
        <w:rPr>
          <w:ins w:id="1614" w:author="Arulthevan, Yuroshyini" w:date="2020-05-19T09:26:00Z"/>
          <w:rStyle w:val="Hyperlink"/>
          <w:rFonts w:ascii="Arial" w:hAnsi="Arial" w:cs="Arial"/>
          <w:sz w:val="22"/>
          <w:szCs w:val="22"/>
          <w:u w:val="none"/>
          <w:rPrChange w:id="1615" w:author="Rosli, Nur Nashriq Nadira" w:date="2021-10-06T17:32:00Z">
            <w:rPr>
              <w:ins w:id="1616" w:author="Arulthevan, Yuroshyini" w:date="2020-05-19T09:26:00Z"/>
              <w:rStyle w:val="Hyperlink"/>
              <w:rFonts w:ascii="Arial" w:hAnsi="Arial" w:cs="Arial"/>
              <w:sz w:val="16"/>
              <w:szCs w:val="16"/>
              <w:u w:val="none"/>
            </w:rPr>
          </w:rPrChange>
        </w:rPr>
      </w:pPr>
      <w:ins w:id="1617" w:author="Arulthevan, Yuroshyini" w:date="2020-05-19T09:22:00Z">
        <w:del w:id="1618" w:author="Rosli, Nur Nashriq Nadira" w:date="2021-10-06T16:58:00Z">
          <w:r w:rsidRPr="005C2466" w:rsidDel="0031048A">
            <w:rPr>
              <w:rFonts w:ascii="Arial" w:hAnsi="Arial" w:cs="Arial"/>
              <w:noProof/>
              <w:sz w:val="22"/>
              <w:szCs w:val="22"/>
              <w:lang w:eastAsia="en-US"/>
              <w:rPrChange w:id="1619" w:author="Rosli, Nur Nashriq Nadira" w:date="2021-10-06T17:32:00Z">
                <w:rPr>
                  <w:noProof/>
                  <w:lang w:eastAsia="en-US"/>
                </w:rPr>
              </w:rPrChange>
            </w:rPr>
            <w:drawing>
              <wp:inline distT="0" distB="0" distL="0" distR="0" wp14:anchorId="397A30D1" wp14:editId="16425F08">
                <wp:extent cx="6418542" cy="2971800"/>
                <wp:effectExtent l="0" t="0" r="1905" b="0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1"/>
                        <a:srcRect t="21518" r="14501" b="8107"/>
                        <a:stretch/>
                      </pic:blipFill>
                      <pic:spPr bwMode="auto">
                        <a:xfrm>
                          <a:off x="0" y="0"/>
                          <a:ext cx="6448355" cy="298560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del>
        <w:del w:id="1620" w:author="Rosli, Nur Nashriq Nadira" w:date="2021-10-06T17:34:00Z">
          <w:r w:rsidRPr="005C2466" w:rsidDel="005C2466">
            <w:rPr>
              <w:rStyle w:val="Hyperlink"/>
              <w:rFonts w:ascii="Arial" w:hAnsi="Arial" w:cs="Arial"/>
              <w:sz w:val="22"/>
              <w:szCs w:val="22"/>
              <w:u w:val="none"/>
              <w:rPrChange w:id="1621" w:author="Rosli, Nur Nashriq Nadira" w:date="2021-10-06T17:32:00Z">
                <w:rPr>
                  <w:rStyle w:val="Hyperlink"/>
                  <w:rFonts w:ascii="Arial" w:hAnsi="Arial" w:cs="Arial"/>
                  <w:sz w:val="16"/>
                  <w:szCs w:val="16"/>
                  <w:u w:val="none"/>
                </w:rPr>
              </w:rPrChange>
            </w:rPr>
            <w:delText xml:space="preserve"> </w:delText>
          </w:r>
        </w:del>
      </w:ins>
    </w:p>
    <w:p w14:paraId="2E6FBDF7" w14:textId="77777777" w:rsidR="00431294" w:rsidRPr="005C2466" w:rsidRDefault="00431294">
      <w:pPr>
        <w:rPr>
          <w:ins w:id="1622" w:author="Arulthevan, Yuroshyini" w:date="2020-05-19T09:26:00Z"/>
          <w:rStyle w:val="Hyperlink"/>
          <w:rFonts w:ascii="Arial" w:hAnsi="Arial" w:cs="Arial"/>
          <w:sz w:val="22"/>
          <w:szCs w:val="22"/>
          <w:u w:val="none"/>
          <w:rPrChange w:id="1623" w:author="Rosli, Nur Nashriq Nadira" w:date="2021-10-06T17:32:00Z">
            <w:rPr>
              <w:ins w:id="1624" w:author="Arulthevan, Yuroshyini" w:date="2020-05-19T09:26:00Z"/>
              <w:rStyle w:val="Hyperlink"/>
              <w:rFonts w:ascii="Arial" w:hAnsi="Arial" w:cs="Arial"/>
              <w:sz w:val="16"/>
              <w:szCs w:val="16"/>
              <w:u w:val="none"/>
            </w:rPr>
          </w:rPrChange>
        </w:rPr>
      </w:pPr>
    </w:p>
    <w:p w14:paraId="0FD76DC6" w14:textId="77777777" w:rsidR="00431294" w:rsidRPr="005C2466" w:rsidDel="0031048A" w:rsidRDefault="00431294">
      <w:pPr>
        <w:rPr>
          <w:ins w:id="1625" w:author="Arulthevan, Yuroshyini" w:date="2020-05-19T09:26:00Z"/>
          <w:del w:id="1626" w:author="Rosli, Nur Nashriq Nadira" w:date="2021-10-06T16:59:00Z"/>
          <w:rStyle w:val="Hyperlink"/>
          <w:rFonts w:ascii="Arial" w:hAnsi="Arial" w:cs="Arial"/>
          <w:sz w:val="20"/>
          <w:szCs w:val="22"/>
          <w:u w:val="none"/>
          <w:rPrChange w:id="1627" w:author="Rosli, Nur Nashriq Nadira" w:date="2021-10-06T17:33:00Z">
            <w:rPr>
              <w:ins w:id="1628" w:author="Arulthevan, Yuroshyini" w:date="2020-05-19T09:26:00Z"/>
              <w:del w:id="1629" w:author="Rosli, Nur Nashriq Nadira" w:date="2021-10-06T16:59:00Z"/>
              <w:rStyle w:val="Hyperlink"/>
              <w:rFonts w:ascii="Arial" w:hAnsi="Arial" w:cs="Arial"/>
              <w:sz w:val="16"/>
              <w:szCs w:val="16"/>
              <w:u w:val="none"/>
            </w:rPr>
          </w:rPrChange>
        </w:rPr>
      </w:pPr>
    </w:p>
    <w:p w14:paraId="569AEB84" w14:textId="77777777" w:rsidR="00431294" w:rsidRPr="005C2466" w:rsidDel="0031048A" w:rsidRDefault="00431294">
      <w:pPr>
        <w:rPr>
          <w:ins w:id="1630" w:author="Arulthevan, Yuroshyini" w:date="2020-05-19T09:26:00Z"/>
          <w:del w:id="1631" w:author="Rosli, Nur Nashriq Nadira" w:date="2021-10-06T16:59:00Z"/>
          <w:rStyle w:val="Hyperlink"/>
          <w:rFonts w:ascii="Arial" w:hAnsi="Arial" w:cs="Arial"/>
          <w:sz w:val="20"/>
          <w:szCs w:val="22"/>
          <w:u w:val="none"/>
          <w:rPrChange w:id="1632" w:author="Rosli, Nur Nashriq Nadira" w:date="2021-10-06T17:33:00Z">
            <w:rPr>
              <w:ins w:id="1633" w:author="Arulthevan, Yuroshyini" w:date="2020-05-19T09:26:00Z"/>
              <w:del w:id="1634" w:author="Rosli, Nur Nashriq Nadira" w:date="2021-10-06T16:59:00Z"/>
              <w:rStyle w:val="Hyperlink"/>
              <w:rFonts w:ascii="Arial" w:hAnsi="Arial" w:cs="Arial"/>
              <w:sz w:val="16"/>
              <w:szCs w:val="16"/>
              <w:u w:val="none"/>
            </w:rPr>
          </w:rPrChange>
        </w:rPr>
      </w:pPr>
    </w:p>
    <w:p w14:paraId="104A15B3" w14:textId="77777777" w:rsidR="00431294" w:rsidRPr="005C2466" w:rsidDel="0031048A" w:rsidRDefault="00431294">
      <w:pPr>
        <w:rPr>
          <w:ins w:id="1635" w:author="Arulthevan, Yuroshyini" w:date="2020-05-19T09:26:00Z"/>
          <w:del w:id="1636" w:author="Rosli, Nur Nashriq Nadira" w:date="2021-10-06T16:59:00Z"/>
          <w:rStyle w:val="Hyperlink"/>
          <w:rFonts w:ascii="Arial" w:hAnsi="Arial" w:cs="Arial"/>
          <w:sz w:val="20"/>
          <w:szCs w:val="22"/>
          <w:u w:val="none"/>
          <w:rPrChange w:id="1637" w:author="Rosli, Nur Nashriq Nadira" w:date="2021-10-06T17:33:00Z">
            <w:rPr>
              <w:ins w:id="1638" w:author="Arulthevan, Yuroshyini" w:date="2020-05-19T09:26:00Z"/>
              <w:del w:id="1639" w:author="Rosli, Nur Nashriq Nadira" w:date="2021-10-06T16:59:00Z"/>
              <w:rStyle w:val="Hyperlink"/>
              <w:rFonts w:ascii="Arial" w:hAnsi="Arial" w:cs="Arial"/>
              <w:sz w:val="16"/>
              <w:szCs w:val="16"/>
              <w:u w:val="none"/>
            </w:rPr>
          </w:rPrChange>
        </w:rPr>
      </w:pPr>
    </w:p>
    <w:p w14:paraId="7FB772C1" w14:textId="77777777" w:rsidR="00431294" w:rsidRPr="005C2466" w:rsidDel="0031048A" w:rsidRDefault="00431294">
      <w:pPr>
        <w:rPr>
          <w:ins w:id="1640" w:author="Arulthevan, Yuroshyini" w:date="2020-05-19T09:26:00Z"/>
          <w:del w:id="1641" w:author="Rosli, Nur Nashriq Nadira" w:date="2021-10-06T16:59:00Z"/>
          <w:rStyle w:val="Hyperlink"/>
          <w:rFonts w:ascii="Arial" w:hAnsi="Arial" w:cs="Arial"/>
          <w:sz w:val="20"/>
          <w:szCs w:val="22"/>
          <w:u w:val="none"/>
          <w:rPrChange w:id="1642" w:author="Rosli, Nur Nashriq Nadira" w:date="2021-10-06T17:33:00Z">
            <w:rPr>
              <w:ins w:id="1643" w:author="Arulthevan, Yuroshyini" w:date="2020-05-19T09:26:00Z"/>
              <w:del w:id="1644" w:author="Rosli, Nur Nashriq Nadira" w:date="2021-10-06T16:59:00Z"/>
              <w:rStyle w:val="Hyperlink"/>
              <w:rFonts w:ascii="Arial" w:hAnsi="Arial" w:cs="Arial"/>
              <w:sz w:val="16"/>
              <w:szCs w:val="16"/>
              <w:u w:val="none"/>
            </w:rPr>
          </w:rPrChange>
        </w:rPr>
      </w:pPr>
    </w:p>
    <w:p w14:paraId="6A4FC358" w14:textId="77777777" w:rsidR="0031048A" w:rsidRPr="005C2466" w:rsidRDefault="00DF5168" w:rsidP="00431294">
      <w:pPr>
        <w:rPr>
          <w:ins w:id="1645" w:author="Rosli, Nur Nashriq Nadira" w:date="2021-10-06T17:00:00Z"/>
          <w:rFonts w:ascii="Arial" w:hAnsi="Arial" w:cs="Arial"/>
          <w:sz w:val="20"/>
          <w:szCs w:val="22"/>
        </w:rPr>
      </w:pPr>
      <w:ins w:id="1646" w:author="Arulthevan, Yuroshyini" w:date="2020-05-19T20:41:00Z">
        <w:r w:rsidRPr="005C2466">
          <w:rPr>
            <w:rFonts w:ascii="Arial" w:hAnsi="Arial" w:cs="Arial"/>
            <w:sz w:val="20"/>
            <w:szCs w:val="22"/>
            <w:rPrChange w:id="1647" w:author="Rosli, Nur Nashriq Nadira" w:date="2021-10-06T17:33:00Z">
              <w:rPr>
                <w:rStyle w:val="Hyperlink"/>
                <w:rFonts w:ascii="Arial" w:hAnsi="Arial" w:cs="Arial"/>
                <w:sz w:val="16"/>
                <w:szCs w:val="16"/>
                <w:u w:val="none"/>
              </w:rPr>
            </w:rPrChange>
          </w:rPr>
          <w:t>N</w:t>
        </w:r>
      </w:ins>
      <w:ins w:id="1648" w:author="Arulthevan, Yuroshyini" w:date="2020-05-19T20:46:00Z">
        <w:r w:rsidRPr="005C2466">
          <w:rPr>
            <w:rFonts w:ascii="Arial" w:hAnsi="Arial" w:cs="Arial"/>
            <w:sz w:val="20"/>
            <w:szCs w:val="22"/>
            <w:rPrChange w:id="1649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>ote</w:t>
        </w:r>
      </w:ins>
      <w:ins w:id="1650" w:author="Arulthevan, Yuroshyini" w:date="2020-05-19T20:41:00Z">
        <w:r w:rsidRPr="005C2466">
          <w:rPr>
            <w:rFonts w:ascii="Arial" w:hAnsi="Arial" w:cs="Arial"/>
            <w:sz w:val="20"/>
            <w:szCs w:val="22"/>
            <w:rPrChange w:id="1651" w:author="Rosli, Nur Nashriq Nadira" w:date="2021-10-06T17:33:00Z">
              <w:rPr>
                <w:rStyle w:val="Hyperlink"/>
                <w:rFonts w:ascii="Arial" w:hAnsi="Arial" w:cs="Arial"/>
                <w:sz w:val="16"/>
                <w:szCs w:val="16"/>
                <w:u w:val="none"/>
              </w:rPr>
            </w:rPrChange>
          </w:rPr>
          <w:t xml:space="preserve">: </w:t>
        </w:r>
      </w:ins>
      <w:ins w:id="1652" w:author="Arulthevan, Yuroshyini" w:date="2020-05-19T20:42:00Z">
        <w:r w:rsidRPr="005C2466">
          <w:rPr>
            <w:rFonts w:ascii="Arial" w:hAnsi="Arial" w:cs="Arial"/>
            <w:sz w:val="20"/>
            <w:szCs w:val="22"/>
            <w:rPrChange w:id="1653" w:author="Rosli, Nur Nashriq Nadira" w:date="2021-10-06T17:33:00Z">
              <w:rPr/>
            </w:rPrChange>
          </w:rPr>
          <w:t>Remove</w:t>
        </w:r>
      </w:ins>
      <w:ins w:id="1654" w:author="Arulthevan, Yuroshyini" w:date="2020-05-19T20:41:00Z">
        <w:r w:rsidRPr="005C2466">
          <w:rPr>
            <w:rFonts w:ascii="Arial" w:hAnsi="Arial" w:cs="Arial"/>
            <w:sz w:val="20"/>
            <w:szCs w:val="22"/>
            <w:rPrChange w:id="1655" w:author="Rosli, Nur Nashriq Nadira" w:date="2021-10-06T17:33:00Z">
              <w:rPr/>
            </w:rPrChange>
          </w:rPr>
          <w:t xml:space="preserve"> “/”</w:t>
        </w:r>
      </w:ins>
      <w:ins w:id="1656" w:author="Arulthevan, Yuroshyini" w:date="2020-05-19T20:42:00Z">
        <w:r w:rsidRPr="005C2466">
          <w:rPr>
            <w:rFonts w:ascii="Arial" w:hAnsi="Arial" w:cs="Arial"/>
            <w:sz w:val="20"/>
            <w:szCs w:val="22"/>
            <w:rPrChange w:id="1657" w:author="Rosli, Nur Nashriq Nadira" w:date="2021-10-06T17:33:00Z">
              <w:rPr/>
            </w:rPrChange>
          </w:rPr>
          <w:t xml:space="preserve"> (if any)</w:t>
        </w:r>
      </w:ins>
      <w:ins w:id="1658" w:author="Arulthevan, Yuroshyini" w:date="2020-05-19T20:41:00Z">
        <w:r w:rsidRPr="005C2466">
          <w:rPr>
            <w:rFonts w:ascii="Arial" w:hAnsi="Arial" w:cs="Arial"/>
            <w:sz w:val="20"/>
            <w:szCs w:val="22"/>
            <w:rPrChange w:id="1659" w:author="Rosli, Nur Nashriq Nadira" w:date="2021-10-06T17:33:00Z">
              <w:rPr/>
            </w:rPrChange>
          </w:rPr>
          <w:t xml:space="preserve"> at the end of the </w:t>
        </w:r>
      </w:ins>
      <w:ins w:id="1660" w:author="Arulthevan, Yuroshyini" w:date="2020-05-19T20:46:00Z">
        <w:r w:rsidR="004A508D" w:rsidRPr="005C2466">
          <w:rPr>
            <w:rFonts w:ascii="Arial" w:hAnsi="Arial" w:cs="Arial"/>
            <w:sz w:val="20"/>
            <w:szCs w:val="22"/>
            <w:rPrChange w:id="1661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>URL</w:t>
        </w:r>
      </w:ins>
      <w:ins w:id="1662" w:author="Arulthevan, Yuroshyini" w:date="2020-05-19T20:41:00Z">
        <w:r w:rsidRPr="005C2466">
          <w:rPr>
            <w:rFonts w:ascii="Arial" w:hAnsi="Arial" w:cs="Arial"/>
            <w:sz w:val="20"/>
            <w:szCs w:val="22"/>
            <w:rPrChange w:id="1663" w:author="Rosli, Nur Nashriq Nadira" w:date="2021-10-06T17:33:00Z">
              <w:rPr/>
            </w:rPrChange>
          </w:rPr>
          <w:t xml:space="preserve"> </w:t>
        </w:r>
      </w:ins>
      <w:ins w:id="1664" w:author="Arulthevan, Yuroshyini" w:date="2020-05-19T20:42:00Z">
        <w:r w:rsidRPr="005C2466">
          <w:rPr>
            <w:rFonts w:ascii="Arial" w:hAnsi="Arial" w:cs="Arial"/>
            <w:sz w:val="20"/>
            <w:szCs w:val="22"/>
            <w:rPrChange w:id="1665" w:author="Rosli, Nur Nashriq Nadira" w:date="2021-10-06T17:33:00Z">
              <w:rPr/>
            </w:rPrChange>
          </w:rPr>
          <w:t>(</w:t>
        </w:r>
      </w:ins>
      <w:ins w:id="1666" w:author="Arulthevan, Yuroshyini" w:date="2020-05-19T20:43:00Z">
        <w:r w:rsidRPr="005C2466">
          <w:rPr>
            <w:rFonts w:ascii="Arial" w:hAnsi="Arial" w:cs="Arial"/>
            <w:sz w:val="20"/>
            <w:szCs w:val="22"/>
            <w:rPrChange w:id="1667" w:author="Rosli, Nur Nashriq Nadira" w:date="2021-10-06T17:33:00Z">
              <w:rPr/>
            </w:rPrChange>
          </w:rPr>
          <w:t>e.g.</w:t>
        </w:r>
      </w:ins>
      <w:ins w:id="1668" w:author="Arulthevan, Yuroshyini" w:date="2020-05-19T20:42:00Z">
        <w:r w:rsidRPr="005C2466">
          <w:rPr>
            <w:rFonts w:ascii="Arial" w:hAnsi="Arial" w:cs="Arial"/>
            <w:sz w:val="20"/>
            <w:szCs w:val="22"/>
            <w:rPrChange w:id="1669" w:author="Rosli, Nur Nashriq Nadira" w:date="2021-10-06T17:33:00Z">
              <w:rPr/>
            </w:rPrChange>
          </w:rPr>
          <w:t xml:space="preserve"> </w:t>
        </w:r>
      </w:ins>
      <w:ins w:id="1670" w:author="Arulthevan, Yuroshyini" w:date="2020-05-19T20:43:00Z">
        <w:r w:rsidRPr="005C2466">
          <w:rPr>
            <w:rFonts w:ascii="Arial" w:hAnsi="Arial" w:cs="Arial"/>
            <w:sz w:val="20"/>
            <w:szCs w:val="22"/>
            <w:rPrChange w:id="1671" w:author="Rosli, Nur Nashriq Nadira" w:date="2021-10-06T17:33:00Z">
              <w:rPr/>
            </w:rPrChange>
          </w:rPr>
          <w:fldChar w:fldCharType="begin"/>
        </w:r>
        <w:r w:rsidRPr="005C2466">
          <w:rPr>
            <w:rFonts w:ascii="Arial" w:hAnsi="Arial" w:cs="Arial"/>
            <w:sz w:val="20"/>
            <w:szCs w:val="22"/>
            <w:rPrChange w:id="1672" w:author="Rosli, Nur Nashriq Nadira" w:date="2021-10-06T17:33:00Z">
              <w:rPr/>
            </w:rPrChange>
          </w:rPr>
          <w:instrText xml:space="preserve"> HYPERLINK "</w:instrText>
        </w:r>
      </w:ins>
      <w:ins w:id="1673" w:author="Arulthevan, Yuroshyini" w:date="2020-05-19T20:41:00Z">
        <w:r w:rsidRPr="005C2466">
          <w:rPr>
            <w:rFonts w:ascii="Arial" w:hAnsi="Arial" w:cs="Arial"/>
            <w:sz w:val="20"/>
            <w:szCs w:val="22"/>
            <w:rPrChange w:id="1674" w:author="Rosli, Nur Nashriq Nadira" w:date="2021-10-06T17:33:00Z">
              <w:rPr/>
            </w:rPrChange>
          </w:rPr>
          <w:instrText>https://…/measurements</w:instrText>
        </w:r>
        <w:r w:rsidRPr="005C2466">
          <w:rPr>
            <w:rFonts w:ascii="Arial" w:hAnsi="Arial" w:cs="Arial"/>
            <w:sz w:val="20"/>
            <w:szCs w:val="22"/>
            <w:highlight w:val="yellow"/>
            <w:rPrChange w:id="1675" w:author="Rosli, Nur Nashriq Nadira" w:date="2021-10-06T17:33:00Z">
              <w:rPr/>
            </w:rPrChange>
          </w:rPr>
          <w:instrText>/</w:instrText>
        </w:r>
      </w:ins>
      <w:ins w:id="1676" w:author="Arulthevan, Yuroshyini" w:date="2020-05-19T20:43:00Z">
        <w:r w:rsidRPr="005C2466">
          <w:rPr>
            <w:rFonts w:ascii="Arial" w:hAnsi="Arial" w:cs="Arial"/>
            <w:sz w:val="20"/>
            <w:szCs w:val="22"/>
            <w:rPrChange w:id="1677" w:author="Rosli, Nur Nashriq Nadira" w:date="2021-10-06T17:33:00Z">
              <w:rPr/>
            </w:rPrChange>
          </w:rPr>
          <w:instrText xml:space="preserve">" </w:instrText>
        </w:r>
        <w:r w:rsidRPr="005C2466">
          <w:rPr>
            <w:rFonts w:ascii="Arial" w:hAnsi="Arial" w:cs="Arial"/>
            <w:sz w:val="20"/>
            <w:szCs w:val="22"/>
            <w:rPrChange w:id="1678" w:author="Rosli, Nur Nashriq Nadira" w:date="2021-10-06T17:33:00Z">
              <w:rPr/>
            </w:rPrChange>
          </w:rPr>
          <w:fldChar w:fldCharType="separate"/>
        </w:r>
      </w:ins>
      <w:ins w:id="1679" w:author="Arulthevan, Yuroshyini" w:date="2020-05-19T20:41:00Z">
        <w:r w:rsidRPr="005C2466">
          <w:rPr>
            <w:rStyle w:val="Hyperlink"/>
            <w:rFonts w:ascii="Arial" w:hAnsi="Arial" w:cs="Arial"/>
            <w:sz w:val="20"/>
            <w:szCs w:val="22"/>
            <w:rPrChange w:id="1680" w:author="Rosli, Nur Nashriq Nadira" w:date="2021-10-06T17:33:00Z">
              <w:rPr/>
            </w:rPrChange>
          </w:rPr>
          <w:t>https://…/measurements</w:t>
        </w:r>
        <w:r w:rsidRPr="005C2466">
          <w:rPr>
            <w:rStyle w:val="Hyperlink"/>
            <w:rFonts w:ascii="Arial" w:hAnsi="Arial" w:cs="Arial"/>
            <w:sz w:val="20"/>
            <w:szCs w:val="22"/>
            <w:highlight w:val="yellow"/>
            <w:rPrChange w:id="1681" w:author="Rosli, Nur Nashriq Nadira" w:date="2021-10-06T17:33:00Z">
              <w:rPr/>
            </w:rPrChange>
          </w:rPr>
          <w:t>/</w:t>
        </w:r>
      </w:ins>
      <w:ins w:id="1682" w:author="Arulthevan, Yuroshyini" w:date="2020-05-19T20:43:00Z">
        <w:r w:rsidRPr="005C2466">
          <w:rPr>
            <w:rFonts w:ascii="Arial" w:hAnsi="Arial" w:cs="Arial"/>
            <w:sz w:val="20"/>
            <w:szCs w:val="22"/>
            <w:rPrChange w:id="1683" w:author="Rosli, Nur Nashriq Nadira" w:date="2021-10-06T17:33:00Z">
              <w:rPr/>
            </w:rPrChange>
          </w:rPr>
          <w:fldChar w:fldCharType="end"/>
        </w:r>
      </w:ins>
      <w:ins w:id="1684" w:author="Arulthevan, Yuroshyini" w:date="2020-05-19T20:42:00Z">
        <w:r w:rsidRPr="005C2466">
          <w:rPr>
            <w:rFonts w:ascii="Arial" w:hAnsi="Arial" w:cs="Arial"/>
            <w:sz w:val="20"/>
            <w:szCs w:val="22"/>
            <w:rPrChange w:id="1685" w:author="Rosli, Nur Nashriq Nadira" w:date="2021-10-06T17:33:00Z">
              <w:rPr/>
            </w:rPrChange>
          </w:rPr>
          <w:t>)</w:t>
        </w:r>
      </w:ins>
      <w:ins w:id="1686" w:author="Arulthevan, Yuroshyini" w:date="2020-05-19T20:43:00Z">
        <w:r w:rsidRPr="005C2466">
          <w:rPr>
            <w:rFonts w:ascii="Arial" w:hAnsi="Arial" w:cs="Arial"/>
            <w:sz w:val="20"/>
            <w:szCs w:val="22"/>
            <w:rPrChange w:id="1687" w:author="Rosli, Nur Nashriq Nadira" w:date="2021-10-06T17:33:00Z">
              <w:rPr/>
            </w:rPrChange>
          </w:rPr>
          <w:t xml:space="preserve"> </w:t>
        </w:r>
      </w:ins>
      <w:ins w:id="1688" w:author="Arulthevan, Yuroshyini" w:date="2020-05-19T20:44:00Z">
        <w:r w:rsidRPr="005C2466">
          <w:rPr>
            <w:rFonts w:ascii="Arial" w:hAnsi="Arial" w:cs="Arial"/>
            <w:sz w:val="20"/>
            <w:szCs w:val="22"/>
            <w:rPrChange w:id="1689" w:author="Rosli, Nur Nashriq Nadira" w:date="2021-10-06T17:33:00Z">
              <w:rPr/>
            </w:rPrChange>
          </w:rPr>
          <w:t>to avoid</w:t>
        </w:r>
      </w:ins>
      <w:ins w:id="1690" w:author="Rosli, Nur Nashriq Nadira" w:date="2021-10-06T17:00:00Z">
        <w:r w:rsidR="0031048A" w:rsidRPr="005C2466">
          <w:rPr>
            <w:rFonts w:ascii="Arial" w:hAnsi="Arial" w:cs="Arial"/>
            <w:sz w:val="20"/>
            <w:szCs w:val="22"/>
          </w:rPr>
          <w:t xml:space="preserve"> </w:t>
        </w:r>
      </w:ins>
      <w:ins w:id="1691" w:author="Arulthevan, Yuroshyini" w:date="2020-05-19T20:44:00Z">
        <w:del w:id="1692" w:author="Rosli, Nur Nashriq Nadira" w:date="2021-10-06T17:00:00Z">
          <w:r w:rsidRPr="005C2466" w:rsidDel="0031048A">
            <w:rPr>
              <w:rFonts w:ascii="Arial" w:hAnsi="Arial" w:cs="Arial"/>
              <w:sz w:val="20"/>
              <w:szCs w:val="22"/>
              <w:rPrChange w:id="1693" w:author="Rosli, Nur Nashriq Nadira" w:date="2021-10-06T17:33:00Z">
                <w:rPr/>
              </w:rPrChange>
            </w:rPr>
            <w:delText xml:space="preserve"> </w:delText>
          </w:r>
        </w:del>
      </w:ins>
      <w:ins w:id="1694" w:author="Arulthevan, Yuroshyini" w:date="2020-05-19T20:46:00Z">
        <w:del w:id="1695" w:author="Rosli, Nur Nashriq Nadira" w:date="2021-10-06T17:00:00Z">
          <w:r w:rsidRPr="005C2466" w:rsidDel="0031048A">
            <w:rPr>
              <w:rFonts w:ascii="Arial" w:hAnsi="Arial" w:cs="Arial"/>
              <w:sz w:val="20"/>
              <w:szCs w:val="22"/>
              <w:rPrChange w:id="1696" w:author="Rosli, Nur Nashriq Nadira" w:date="2021-10-06T17:33:00Z">
                <w:rPr>
                  <w:rFonts w:ascii="Arial" w:hAnsi="Arial" w:cs="Arial"/>
                  <w:sz w:val="22"/>
                  <w:szCs w:val="22"/>
                </w:rPr>
              </w:rPrChange>
            </w:rPr>
            <w:delText>“</w:delText>
          </w:r>
        </w:del>
        <w:r w:rsidRPr="005C2466">
          <w:rPr>
            <w:rFonts w:ascii="Arial" w:hAnsi="Arial" w:cs="Arial"/>
            <w:sz w:val="20"/>
            <w:szCs w:val="22"/>
            <w:rPrChange w:id="1697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>E</w:t>
        </w:r>
      </w:ins>
      <w:ins w:id="1698" w:author="Arulthevan, Yuroshyini" w:date="2020-05-19T20:45:00Z">
        <w:r w:rsidRPr="005C2466">
          <w:rPr>
            <w:rFonts w:ascii="Arial" w:hAnsi="Arial" w:cs="Arial"/>
            <w:sz w:val="20"/>
            <w:szCs w:val="22"/>
            <w:rPrChange w:id="1699" w:author="Rosli, Nur Nashriq Nadira" w:date="2021-10-06T17:33:00Z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eastAsia="en-US"/>
              </w:rPr>
            </w:rPrChange>
          </w:rPr>
          <w:t>rror 403</w:t>
        </w:r>
      </w:ins>
      <w:ins w:id="1700" w:author="Arulthevan, Yuroshyini" w:date="2020-05-19T20:46:00Z">
        <w:r w:rsidRPr="005C2466">
          <w:rPr>
            <w:rFonts w:ascii="Arial" w:hAnsi="Arial" w:cs="Arial"/>
            <w:sz w:val="20"/>
            <w:szCs w:val="22"/>
            <w:rPrChange w:id="1701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>:</w:t>
        </w:r>
      </w:ins>
      <w:ins w:id="1702" w:author="Arulthevan, Yuroshyini" w:date="2020-05-19T20:45:00Z">
        <w:r w:rsidRPr="005C2466">
          <w:rPr>
            <w:rFonts w:ascii="Arial" w:hAnsi="Arial" w:cs="Arial"/>
            <w:sz w:val="20"/>
            <w:szCs w:val="22"/>
            <w:rPrChange w:id="1703" w:author="Rosli, Nur Nashriq Nadira" w:date="2021-10-06T17:33:00Z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eastAsia="en-US"/>
              </w:rPr>
            </w:rPrChange>
          </w:rPr>
          <w:t> Access is denied</w:t>
        </w:r>
      </w:ins>
      <w:ins w:id="1704" w:author="Arulthevan, Yuroshyini" w:date="2020-05-19T20:46:00Z">
        <w:r w:rsidRPr="005C2466">
          <w:rPr>
            <w:rFonts w:ascii="Arial" w:hAnsi="Arial" w:cs="Arial"/>
            <w:sz w:val="20"/>
            <w:szCs w:val="22"/>
            <w:rPrChange w:id="1705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>”</w:t>
        </w:r>
      </w:ins>
    </w:p>
    <w:p w14:paraId="7640F6D0" w14:textId="77777777" w:rsidR="005C2466" w:rsidRDefault="005C2466">
      <w:pPr>
        <w:rPr>
          <w:ins w:id="1706" w:author="Rosli, Nur Nashriq Nadira" w:date="2021-10-06T17:34:00Z"/>
          <w:rFonts w:ascii="Arial" w:hAnsi="Arial" w:cs="Arial"/>
          <w:sz w:val="20"/>
          <w:szCs w:val="22"/>
        </w:rPr>
      </w:pPr>
      <w:ins w:id="1707" w:author="Rosli, Nur Nashriq Nadira" w:date="2021-10-06T17:34:00Z">
        <w:r>
          <w:rPr>
            <w:rFonts w:ascii="Arial" w:hAnsi="Arial" w:cs="Arial"/>
            <w:sz w:val="20"/>
            <w:szCs w:val="22"/>
          </w:rPr>
          <w:br w:type="page"/>
        </w:r>
      </w:ins>
    </w:p>
    <w:p w14:paraId="0528D619" w14:textId="0F3B6FE9" w:rsidR="00DF5168" w:rsidRPr="005C2466" w:rsidDel="0031048A" w:rsidRDefault="00DF5168">
      <w:pPr>
        <w:rPr>
          <w:ins w:id="1708" w:author="Arulthevan, Yuroshyini" w:date="2020-05-19T20:45:00Z"/>
          <w:del w:id="1709" w:author="Rosli, Nur Nashriq Nadira" w:date="2021-10-06T17:00:00Z"/>
          <w:rFonts w:ascii="Arial" w:hAnsi="Arial" w:cs="Arial"/>
          <w:sz w:val="20"/>
          <w:szCs w:val="22"/>
          <w:rPrChange w:id="1710" w:author="Rosli, Nur Nashriq Nadira" w:date="2021-10-06T17:33:00Z">
            <w:rPr>
              <w:ins w:id="1711" w:author="Arulthevan, Yuroshyini" w:date="2020-05-19T20:45:00Z"/>
              <w:del w:id="1712" w:author="Rosli, Nur Nashriq Nadira" w:date="2021-10-06T17:00:00Z"/>
              <w:rFonts w:ascii="Courier New" w:eastAsia="Times New Roman" w:hAnsi="Courier New" w:cs="Courier New"/>
              <w:color w:val="D4D4D4"/>
              <w:sz w:val="18"/>
              <w:szCs w:val="18"/>
              <w:lang w:eastAsia="en-US"/>
            </w:rPr>
          </w:rPrChange>
        </w:rPr>
        <w:pPrChange w:id="1713" w:author="Arulthevan, Yuroshyini" w:date="2020-05-19T20:45:00Z">
          <w:pPr>
            <w:shd w:val="clear" w:color="auto" w:fill="1E1E1E"/>
            <w:spacing w:line="240" w:lineRule="atLeast"/>
          </w:pPr>
        </w:pPrChange>
      </w:pPr>
    </w:p>
    <w:p w14:paraId="3BBA4023" w14:textId="5152B0FB" w:rsidR="00431294" w:rsidRPr="005C2466" w:rsidDel="0031048A" w:rsidRDefault="00431294">
      <w:pPr>
        <w:rPr>
          <w:ins w:id="1714" w:author="Arulthevan, Yuroshyini" w:date="2020-05-19T09:26:00Z"/>
          <w:del w:id="1715" w:author="Rosli, Nur Nashriq Nadira" w:date="2021-10-06T17:00:00Z"/>
          <w:rStyle w:val="Hyperlink"/>
          <w:rFonts w:ascii="Arial" w:hAnsi="Arial" w:cs="Arial"/>
          <w:sz w:val="20"/>
          <w:szCs w:val="22"/>
          <w:u w:val="none"/>
          <w:rPrChange w:id="1716" w:author="Rosli, Nur Nashriq Nadira" w:date="2021-10-06T17:33:00Z">
            <w:rPr>
              <w:ins w:id="1717" w:author="Arulthevan, Yuroshyini" w:date="2020-05-19T09:26:00Z"/>
              <w:del w:id="1718" w:author="Rosli, Nur Nashriq Nadira" w:date="2021-10-06T17:00:00Z"/>
              <w:rStyle w:val="Hyperlink"/>
              <w:rFonts w:ascii="Arial" w:hAnsi="Arial" w:cs="Arial"/>
              <w:sz w:val="16"/>
              <w:szCs w:val="16"/>
              <w:u w:val="none"/>
            </w:rPr>
          </w:rPrChange>
        </w:rPr>
      </w:pPr>
    </w:p>
    <w:p w14:paraId="733B5973" w14:textId="1F76F210" w:rsidR="00431294" w:rsidRPr="005C2466" w:rsidDel="0031048A" w:rsidRDefault="00431294">
      <w:pPr>
        <w:rPr>
          <w:ins w:id="1719" w:author="Arulthevan, Yuroshyini" w:date="2020-05-19T09:26:00Z"/>
          <w:del w:id="1720" w:author="Rosli, Nur Nashriq Nadira" w:date="2021-10-06T17:00:00Z"/>
          <w:rStyle w:val="Hyperlink"/>
          <w:rFonts w:ascii="Arial" w:hAnsi="Arial" w:cs="Arial"/>
          <w:sz w:val="20"/>
          <w:szCs w:val="22"/>
          <w:u w:val="none"/>
          <w:rPrChange w:id="1721" w:author="Rosli, Nur Nashriq Nadira" w:date="2021-10-06T17:33:00Z">
            <w:rPr>
              <w:ins w:id="1722" w:author="Arulthevan, Yuroshyini" w:date="2020-05-19T09:26:00Z"/>
              <w:del w:id="1723" w:author="Rosli, Nur Nashriq Nadira" w:date="2021-10-06T17:00:00Z"/>
              <w:rStyle w:val="Hyperlink"/>
              <w:rFonts w:ascii="Arial" w:hAnsi="Arial" w:cs="Arial"/>
              <w:sz w:val="16"/>
              <w:szCs w:val="16"/>
              <w:u w:val="none"/>
            </w:rPr>
          </w:rPrChange>
        </w:rPr>
      </w:pPr>
    </w:p>
    <w:p w14:paraId="46E38FB5" w14:textId="064ECC17" w:rsidR="00431294" w:rsidRPr="005C2466" w:rsidDel="0031048A" w:rsidRDefault="00431294">
      <w:pPr>
        <w:rPr>
          <w:ins w:id="1724" w:author="Arulthevan, Yuroshyini" w:date="2020-05-19T09:26:00Z"/>
          <w:del w:id="1725" w:author="Rosli, Nur Nashriq Nadira" w:date="2021-10-06T17:00:00Z"/>
          <w:rStyle w:val="Hyperlink"/>
          <w:rFonts w:ascii="Arial" w:hAnsi="Arial" w:cs="Arial"/>
          <w:sz w:val="20"/>
          <w:szCs w:val="22"/>
          <w:u w:val="none"/>
          <w:rPrChange w:id="1726" w:author="Rosli, Nur Nashriq Nadira" w:date="2021-10-06T17:33:00Z">
            <w:rPr>
              <w:ins w:id="1727" w:author="Arulthevan, Yuroshyini" w:date="2020-05-19T09:26:00Z"/>
              <w:del w:id="1728" w:author="Rosli, Nur Nashriq Nadira" w:date="2021-10-06T17:00:00Z"/>
              <w:rStyle w:val="Hyperlink"/>
              <w:rFonts w:ascii="Arial" w:hAnsi="Arial" w:cs="Arial"/>
              <w:sz w:val="16"/>
              <w:szCs w:val="16"/>
              <w:u w:val="none"/>
            </w:rPr>
          </w:rPrChange>
        </w:rPr>
      </w:pPr>
    </w:p>
    <w:p w14:paraId="230CE135" w14:textId="488E83FC" w:rsidR="00431294" w:rsidRPr="005C2466" w:rsidDel="0031048A" w:rsidRDefault="00431294">
      <w:pPr>
        <w:rPr>
          <w:ins w:id="1729" w:author="Arulthevan, Yuroshyini" w:date="2020-05-19T09:26:00Z"/>
          <w:del w:id="1730" w:author="Rosli, Nur Nashriq Nadira" w:date="2021-10-06T17:00:00Z"/>
          <w:rStyle w:val="Hyperlink"/>
          <w:rFonts w:ascii="Arial" w:hAnsi="Arial" w:cs="Arial"/>
          <w:sz w:val="20"/>
          <w:szCs w:val="22"/>
          <w:u w:val="none"/>
          <w:rPrChange w:id="1731" w:author="Rosli, Nur Nashriq Nadira" w:date="2021-10-06T17:33:00Z">
            <w:rPr>
              <w:ins w:id="1732" w:author="Arulthevan, Yuroshyini" w:date="2020-05-19T09:26:00Z"/>
              <w:del w:id="1733" w:author="Rosli, Nur Nashriq Nadira" w:date="2021-10-06T17:00:00Z"/>
              <w:rStyle w:val="Hyperlink"/>
              <w:rFonts w:ascii="Arial" w:hAnsi="Arial" w:cs="Arial"/>
              <w:sz w:val="16"/>
              <w:szCs w:val="16"/>
              <w:u w:val="none"/>
            </w:rPr>
          </w:rPrChange>
        </w:rPr>
      </w:pPr>
    </w:p>
    <w:p w14:paraId="4028688C" w14:textId="351B2A6B" w:rsidR="00431294" w:rsidRPr="005C2466" w:rsidDel="0031048A" w:rsidRDefault="00431294">
      <w:pPr>
        <w:rPr>
          <w:ins w:id="1734" w:author="Arulthevan, Yuroshyini" w:date="2020-05-19T09:26:00Z"/>
          <w:del w:id="1735" w:author="Rosli, Nur Nashriq Nadira" w:date="2021-10-06T17:00:00Z"/>
          <w:rStyle w:val="Hyperlink"/>
          <w:rFonts w:ascii="Arial" w:hAnsi="Arial" w:cs="Arial"/>
          <w:sz w:val="20"/>
          <w:szCs w:val="22"/>
          <w:u w:val="none"/>
          <w:rPrChange w:id="1736" w:author="Rosli, Nur Nashriq Nadira" w:date="2021-10-06T17:33:00Z">
            <w:rPr>
              <w:ins w:id="1737" w:author="Arulthevan, Yuroshyini" w:date="2020-05-19T09:26:00Z"/>
              <w:del w:id="1738" w:author="Rosli, Nur Nashriq Nadira" w:date="2021-10-06T17:00:00Z"/>
              <w:rStyle w:val="Hyperlink"/>
              <w:rFonts w:ascii="Arial" w:hAnsi="Arial" w:cs="Arial"/>
              <w:sz w:val="16"/>
              <w:szCs w:val="16"/>
              <w:u w:val="none"/>
            </w:rPr>
          </w:rPrChange>
        </w:rPr>
      </w:pPr>
    </w:p>
    <w:p w14:paraId="693FA8D6" w14:textId="3F010011" w:rsidR="00431294" w:rsidRPr="005C2466" w:rsidDel="0031048A" w:rsidRDefault="00431294">
      <w:pPr>
        <w:rPr>
          <w:ins w:id="1739" w:author="Arulthevan, Yuroshyini" w:date="2020-05-19T09:26:00Z"/>
          <w:del w:id="1740" w:author="Rosli, Nur Nashriq Nadira" w:date="2021-10-06T17:00:00Z"/>
          <w:rStyle w:val="Hyperlink"/>
          <w:rFonts w:ascii="Arial" w:hAnsi="Arial" w:cs="Arial"/>
          <w:sz w:val="20"/>
          <w:szCs w:val="22"/>
          <w:u w:val="none"/>
          <w:rPrChange w:id="1741" w:author="Rosli, Nur Nashriq Nadira" w:date="2021-10-06T17:33:00Z">
            <w:rPr>
              <w:ins w:id="1742" w:author="Arulthevan, Yuroshyini" w:date="2020-05-19T09:26:00Z"/>
              <w:del w:id="1743" w:author="Rosli, Nur Nashriq Nadira" w:date="2021-10-06T17:00:00Z"/>
              <w:rStyle w:val="Hyperlink"/>
              <w:rFonts w:ascii="Arial" w:hAnsi="Arial" w:cs="Arial"/>
              <w:sz w:val="16"/>
              <w:szCs w:val="16"/>
              <w:u w:val="none"/>
            </w:rPr>
          </w:rPrChange>
        </w:rPr>
      </w:pPr>
    </w:p>
    <w:p w14:paraId="38AAE3F2" w14:textId="68BFF8BD" w:rsidR="00431294" w:rsidRPr="005C2466" w:rsidRDefault="00431294" w:rsidP="00431294">
      <w:pPr>
        <w:rPr>
          <w:ins w:id="1744" w:author="Arulthevan, Yuroshyini" w:date="2020-05-19T09:27:00Z"/>
          <w:rFonts w:ascii="Arial" w:hAnsi="Arial" w:cs="Arial"/>
          <w:sz w:val="20"/>
          <w:szCs w:val="22"/>
          <w:rPrChange w:id="1745" w:author="Rosli, Nur Nashriq Nadira" w:date="2021-10-06T17:33:00Z">
            <w:rPr>
              <w:ins w:id="1746" w:author="Arulthevan, Yuroshyini" w:date="2020-05-19T09:27:00Z"/>
              <w:rFonts w:ascii="Arial" w:hAnsi="Arial" w:cs="Arial"/>
              <w:sz w:val="22"/>
              <w:szCs w:val="22"/>
            </w:rPr>
          </w:rPrChange>
        </w:rPr>
      </w:pPr>
      <w:ins w:id="1747" w:author="Arulthevan, Yuroshyini" w:date="2020-05-19T09:26:00Z">
        <w:del w:id="1748" w:author="Rosli, Nur Nashriq Nadira" w:date="2021-10-06T17:00:00Z">
          <w:r w:rsidRPr="005C2466" w:rsidDel="0031048A">
            <w:rPr>
              <w:rFonts w:ascii="Arial" w:hAnsi="Arial" w:cs="Arial"/>
              <w:sz w:val="20"/>
              <w:szCs w:val="22"/>
              <w:rPrChange w:id="1749" w:author="Rosli, Nur Nashriq Nadira" w:date="2021-10-06T17:33:00Z">
                <w:rPr>
                  <w:rFonts w:ascii="Arial" w:hAnsi="Arial" w:cs="Arial"/>
                  <w:sz w:val="22"/>
                  <w:szCs w:val="22"/>
                </w:rPr>
              </w:rPrChange>
            </w:rPr>
            <w:delText>E</w:delText>
          </w:r>
        </w:del>
      </w:ins>
      <w:ins w:id="1750" w:author="Rosli, Nur Nashriq Nadira" w:date="2021-10-06T17:00:00Z">
        <w:r w:rsidR="0031048A" w:rsidRPr="005C2466">
          <w:rPr>
            <w:rFonts w:ascii="Arial" w:hAnsi="Arial" w:cs="Arial"/>
            <w:sz w:val="20"/>
            <w:szCs w:val="22"/>
            <w:rPrChange w:id="1751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>E</w:t>
        </w:r>
      </w:ins>
      <w:ins w:id="1752" w:author="Arulthevan, Yuroshyini" w:date="2020-05-19T09:26:00Z">
        <w:r w:rsidRPr="005C2466">
          <w:rPr>
            <w:rFonts w:ascii="Arial" w:hAnsi="Arial" w:cs="Arial"/>
            <w:sz w:val="20"/>
            <w:szCs w:val="22"/>
            <w:rPrChange w:id="1753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 xml:space="preserve">xample: Cisco node </w:t>
        </w:r>
        <w:r w:rsidRPr="005C2466">
          <w:rPr>
            <w:rFonts w:ascii="Arial" w:hAnsi="Arial" w:cs="Arial"/>
            <w:b/>
            <w:sz w:val="20"/>
            <w:szCs w:val="22"/>
            <w:rPrChange w:id="1754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>USEMCCF1M-LANBMS003</w:t>
        </w:r>
        <w:r w:rsidRPr="005C2466">
          <w:rPr>
            <w:rFonts w:ascii="Arial" w:hAnsi="Arial" w:cs="Arial"/>
            <w:sz w:val="20"/>
            <w:szCs w:val="22"/>
            <w:rPrChange w:id="1755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 xml:space="preserve"> for attribute (</w:t>
        </w:r>
        <w:r w:rsidRPr="005C2466">
          <w:rPr>
            <w:rFonts w:ascii="Arial" w:hAnsi="Arial" w:cs="Arial"/>
            <w:b/>
            <w:sz w:val="20"/>
            <w:szCs w:val="22"/>
            <w:rPrChange w:id="1756" w:author="Rosli, Nur Nashriq Nadira" w:date="2021-10-06T17:33:00Z">
              <w:rPr>
                <w:rFonts w:ascii="Arial" w:hAnsi="Arial" w:cs="Arial"/>
                <w:b/>
                <w:sz w:val="22"/>
                <w:szCs w:val="22"/>
              </w:rPr>
            </w:rPrChange>
          </w:rPr>
          <w:t>ifHCInDiscards &amp;</w:t>
        </w:r>
      </w:ins>
      <w:ins w:id="1757" w:author="Arulthevan, Yuroshyini" w:date="2020-05-19T09:27:00Z">
        <w:r w:rsidRPr="005C2466">
          <w:rPr>
            <w:rFonts w:ascii="Arial" w:hAnsi="Arial" w:cs="Arial"/>
            <w:sz w:val="20"/>
            <w:szCs w:val="22"/>
            <w:rPrChange w:id="1758" w:author="Rosli, Nur Nashriq Nadira" w:date="2021-10-06T17:33:00Z">
              <w:rPr/>
            </w:rPrChange>
          </w:rPr>
          <w:t xml:space="preserve"> </w:t>
        </w:r>
        <w:r w:rsidRPr="005C2466">
          <w:rPr>
            <w:rFonts w:ascii="Arial" w:hAnsi="Arial" w:cs="Arial"/>
            <w:b/>
            <w:sz w:val="20"/>
            <w:szCs w:val="22"/>
            <w:rPrChange w:id="1759" w:author="Rosli, Nur Nashriq Nadira" w:date="2021-10-06T17:33:00Z">
              <w:rPr>
                <w:rFonts w:ascii="Arial" w:hAnsi="Arial" w:cs="Arial"/>
                <w:b/>
                <w:sz w:val="22"/>
                <w:szCs w:val="22"/>
              </w:rPr>
            </w:rPrChange>
          </w:rPr>
          <w:t>ifHCOutDiscards</w:t>
        </w:r>
      </w:ins>
      <w:ins w:id="1760" w:author="Arulthevan, Yuroshyini" w:date="2020-05-19T09:26:00Z">
        <w:r w:rsidRPr="005C2466">
          <w:rPr>
            <w:rFonts w:ascii="Arial" w:hAnsi="Arial" w:cs="Arial"/>
            <w:sz w:val="20"/>
            <w:szCs w:val="22"/>
            <w:rPrChange w:id="1761" w:author="Rosli, Nur Nashriq Nadira" w:date="2021-10-06T17:33:00Z">
              <w:rPr>
                <w:rFonts w:ascii="Arial" w:hAnsi="Arial" w:cs="Arial"/>
                <w:sz w:val="16"/>
                <w:szCs w:val="16"/>
              </w:rPr>
            </w:rPrChange>
          </w:rPr>
          <w:t xml:space="preserve">) </w:t>
        </w:r>
        <w:r w:rsidRPr="005C2466">
          <w:rPr>
            <w:rFonts w:ascii="Arial" w:hAnsi="Arial" w:cs="Arial"/>
            <w:sz w:val="20"/>
            <w:szCs w:val="22"/>
            <w:rPrChange w:id="1762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 xml:space="preserve">in </w:t>
        </w:r>
      </w:ins>
      <w:ins w:id="1763" w:author="Arulthevan, Yuroshyini" w:date="2020-05-19T10:20:00Z">
        <w:r w:rsidR="000539D3" w:rsidRPr="005C2466">
          <w:rPr>
            <w:rFonts w:ascii="Arial" w:hAnsi="Arial" w:cs="Arial"/>
            <w:sz w:val="20"/>
            <w:szCs w:val="22"/>
            <w:rPrChange w:id="1764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>Resource</w:t>
        </w:r>
      </w:ins>
      <w:ins w:id="1765" w:author="Arulthevan, Yuroshyini" w:date="2020-05-19T09:26:00Z">
        <w:r w:rsidRPr="005C2466">
          <w:rPr>
            <w:rFonts w:ascii="Arial" w:hAnsi="Arial" w:cs="Arial"/>
            <w:sz w:val="20"/>
            <w:szCs w:val="22"/>
            <w:rPrChange w:id="1766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 xml:space="preserve"> Node-level Performance Data</w:t>
        </w:r>
      </w:ins>
    </w:p>
    <w:p w14:paraId="70F4CF79" w14:textId="77777777" w:rsidR="00431294" w:rsidRPr="005C2466" w:rsidRDefault="00431294" w:rsidP="00431294">
      <w:pPr>
        <w:rPr>
          <w:ins w:id="1767" w:author="Arulthevan, Yuroshyini" w:date="2020-05-19T09:27:00Z"/>
          <w:rFonts w:ascii="Arial" w:hAnsi="Arial" w:cs="Arial"/>
          <w:sz w:val="20"/>
          <w:szCs w:val="22"/>
          <w:rPrChange w:id="1768" w:author="Rosli, Nur Nashriq Nadira" w:date="2021-10-06T17:33:00Z">
            <w:rPr>
              <w:ins w:id="1769" w:author="Arulthevan, Yuroshyini" w:date="2020-05-19T09:27:00Z"/>
              <w:rFonts w:ascii="Arial" w:hAnsi="Arial" w:cs="Arial"/>
              <w:sz w:val="22"/>
              <w:szCs w:val="22"/>
            </w:rPr>
          </w:rPrChange>
        </w:rPr>
      </w:pPr>
    </w:p>
    <w:p w14:paraId="7AC859A7" w14:textId="4914331E" w:rsidR="00431294" w:rsidRPr="005C2466" w:rsidRDefault="00A03E7B">
      <w:pPr>
        <w:rPr>
          <w:ins w:id="1770" w:author="Arulthevan, Yuroshyini" w:date="2020-05-19T09:29:00Z"/>
          <w:rFonts w:ascii="Arial" w:hAnsi="Arial" w:cs="Arial"/>
          <w:sz w:val="20"/>
          <w:szCs w:val="22"/>
          <w:rPrChange w:id="1771" w:author="Rosli, Nur Nashriq Nadira" w:date="2021-10-06T17:33:00Z">
            <w:rPr>
              <w:ins w:id="1772" w:author="Arulthevan, Yuroshyini" w:date="2020-05-19T09:29:00Z"/>
              <w:rFonts w:ascii="Arial" w:hAnsi="Arial" w:cs="Arial"/>
              <w:sz w:val="22"/>
              <w:szCs w:val="22"/>
            </w:rPr>
          </w:rPrChange>
        </w:rPr>
      </w:pPr>
      <w:ins w:id="1773" w:author="Vijendren, Raveen" w:date="2021-09-02T08:54:00Z">
        <w:r w:rsidRPr="005C2466">
          <w:rPr>
            <w:rFonts w:ascii="Arial" w:hAnsi="Arial" w:cs="Arial"/>
            <w:sz w:val="20"/>
            <w:szCs w:val="22"/>
            <w:rPrChange w:id="1774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fldChar w:fldCharType="begin"/>
        </w:r>
        <w:r w:rsidRPr="005C2466">
          <w:rPr>
            <w:rFonts w:ascii="Arial" w:hAnsi="Arial" w:cs="Arial"/>
            <w:sz w:val="20"/>
            <w:szCs w:val="22"/>
            <w:rPrChange w:id="1775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instrText xml:space="preserve"> HYPERLINK "</w:instrText>
        </w:r>
      </w:ins>
      <w:ins w:id="1776" w:author="Arulthevan, Yuroshyini" w:date="2020-05-19T09:28:00Z">
        <w:r w:rsidRPr="005C2466">
          <w:rPr>
            <w:rFonts w:ascii="Arial" w:hAnsi="Arial" w:cs="Arial"/>
            <w:sz w:val="20"/>
            <w:szCs w:val="22"/>
            <w:rPrChange w:id="1777" w:author="Rosli, Nur Nashriq Nadira" w:date="2021-10-06T17:33:00Z">
              <w:rPr>
                <w:shd w:val="clear" w:color="auto" w:fill="282828"/>
              </w:rPr>
            </w:rPrChange>
          </w:rPr>
          <w:instrText>https://</w:instrText>
        </w:r>
      </w:ins>
      <w:ins w:id="1778" w:author="Vijendren, Raveen" w:date="2021-08-26T09:26:00Z">
        <w:r w:rsidRPr="005C2466">
          <w:rPr>
            <w:rFonts w:ascii="Arial" w:hAnsi="Arial" w:cs="Arial"/>
            <w:sz w:val="20"/>
            <w:szCs w:val="22"/>
            <w:rPrChange w:id="1779" w:author="Rosli, Nur Nashriq Nadira" w:date="2021-10-06T17:33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instrText>onmsapi.ups.xom.com</w:instrText>
        </w:r>
      </w:ins>
      <w:ins w:id="1780" w:author="Arulthevan, Yuroshyini" w:date="2020-05-19T09:28:00Z">
        <w:r w:rsidRPr="005C2466">
          <w:rPr>
            <w:rFonts w:ascii="Arial" w:hAnsi="Arial" w:cs="Arial"/>
            <w:sz w:val="20"/>
            <w:szCs w:val="22"/>
            <w:rPrChange w:id="1781" w:author="Rosli, Nur Nashriq Nadira" w:date="2021-10-06T17:33:00Z">
              <w:rPr>
                <w:shd w:val="clear" w:color="auto" w:fill="282828"/>
              </w:rPr>
            </w:rPrChange>
          </w:rPr>
          <w:instrText>/</w:instrText>
        </w:r>
      </w:ins>
      <w:ins w:id="1782" w:author="Vijendren, Raveen" w:date="2021-09-02T08:54:00Z">
        <w:r w:rsidRPr="005C2466">
          <w:rPr>
            <w:rFonts w:ascii="Arial" w:hAnsi="Arial" w:cs="Arial"/>
            <w:sz w:val="20"/>
            <w:szCs w:val="22"/>
            <w:rPrChange w:id="1783" w:author="Rosli, Nur Nashriq Nadira" w:date="2021-10-06T17:33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instrText>opennms/</w:instrText>
        </w:r>
      </w:ins>
      <w:ins w:id="1784" w:author="Arulthevan, Yuroshyini" w:date="2020-05-19T09:28:00Z">
        <w:r w:rsidRPr="005C2466">
          <w:rPr>
            <w:rFonts w:ascii="Arial" w:hAnsi="Arial" w:cs="Arial"/>
            <w:sz w:val="20"/>
            <w:szCs w:val="22"/>
            <w:rPrChange w:id="1785" w:author="Rosli, Nur Nashriq Nadira" w:date="2021-10-06T17:33:00Z">
              <w:rPr>
                <w:shd w:val="clear" w:color="auto" w:fill="282828"/>
              </w:rPr>
            </w:rPrChange>
          </w:rPr>
          <w:instrText>rest/measurements</w:instrText>
        </w:r>
      </w:ins>
      <w:ins w:id="1786" w:author="Vijendren, Raveen" w:date="2021-09-02T08:54:00Z">
        <w:r w:rsidRPr="005C2466">
          <w:rPr>
            <w:rFonts w:ascii="Arial" w:hAnsi="Arial" w:cs="Arial"/>
            <w:sz w:val="20"/>
            <w:szCs w:val="22"/>
            <w:rPrChange w:id="1787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instrText xml:space="preserve">" </w:instrText>
        </w:r>
        <w:r w:rsidRPr="005C2466">
          <w:rPr>
            <w:rFonts w:ascii="Arial" w:hAnsi="Arial" w:cs="Arial"/>
            <w:sz w:val="20"/>
            <w:szCs w:val="22"/>
            <w:rPrChange w:id="1788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fldChar w:fldCharType="separate"/>
        </w:r>
      </w:ins>
      <w:ins w:id="1789" w:author="Arulthevan, Yuroshyini" w:date="2020-05-19T09:28:00Z">
        <w:r w:rsidRPr="005C2466">
          <w:rPr>
            <w:rStyle w:val="Hyperlink"/>
            <w:rFonts w:ascii="Arial" w:hAnsi="Arial" w:cs="Arial"/>
            <w:sz w:val="20"/>
            <w:szCs w:val="22"/>
            <w:rPrChange w:id="1790" w:author="Rosli, Nur Nashriq Nadira" w:date="2021-10-06T17:33:00Z">
              <w:rPr>
                <w:shd w:val="clear" w:color="auto" w:fill="282828"/>
              </w:rPr>
            </w:rPrChange>
          </w:rPr>
          <w:t>https://</w:t>
        </w:r>
        <w:del w:id="1791" w:author="Vijendren, Raveen" w:date="2021-08-26T09:26:00Z">
          <w:r w:rsidRPr="005C2466" w:rsidDel="000913B6">
            <w:rPr>
              <w:rStyle w:val="Hyperlink"/>
              <w:rFonts w:ascii="Arial" w:hAnsi="Arial" w:cs="Arial"/>
              <w:sz w:val="20"/>
              <w:szCs w:val="22"/>
              <w:rPrChange w:id="1792" w:author="Rosli, Nur Nashriq Nadira" w:date="2021-10-06T17:33:00Z">
                <w:rPr>
                  <w:shd w:val="clear" w:color="auto" w:fill="282828"/>
                </w:rPr>
              </w:rPrChange>
            </w:rPr>
            <w:delText>onms.ups.xom.com/opennmsapi</w:delText>
          </w:r>
        </w:del>
      </w:ins>
      <w:ins w:id="1793" w:author="Vijendren, Raveen" w:date="2021-08-26T09:26:00Z">
        <w:r w:rsidRPr="005C2466">
          <w:rPr>
            <w:rStyle w:val="Hyperlink"/>
            <w:rFonts w:ascii="Arial" w:hAnsi="Arial" w:cs="Arial"/>
            <w:sz w:val="20"/>
            <w:szCs w:val="22"/>
            <w:rPrChange w:id="1794" w:author="Rosli, Nur Nashriq Nadira" w:date="2021-10-06T17:33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t>onmsapi.ups.xom.com</w:t>
        </w:r>
      </w:ins>
      <w:ins w:id="1795" w:author="Arulthevan, Yuroshyini" w:date="2020-05-19T09:28:00Z">
        <w:r w:rsidRPr="005C2466">
          <w:rPr>
            <w:rStyle w:val="Hyperlink"/>
            <w:rFonts w:ascii="Arial" w:hAnsi="Arial" w:cs="Arial"/>
            <w:sz w:val="20"/>
            <w:szCs w:val="22"/>
            <w:rPrChange w:id="1796" w:author="Rosli, Nur Nashriq Nadira" w:date="2021-10-06T17:33:00Z">
              <w:rPr>
                <w:shd w:val="clear" w:color="auto" w:fill="282828"/>
              </w:rPr>
            </w:rPrChange>
          </w:rPr>
          <w:t>/</w:t>
        </w:r>
      </w:ins>
      <w:ins w:id="1797" w:author="Vijendren, Raveen" w:date="2021-09-02T08:54:00Z">
        <w:r w:rsidRPr="005C2466">
          <w:rPr>
            <w:rStyle w:val="Hyperlink"/>
            <w:rFonts w:ascii="Arial" w:hAnsi="Arial" w:cs="Arial"/>
            <w:sz w:val="20"/>
            <w:szCs w:val="22"/>
            <w:rPrChange w:id="1798" w:author="Rosli, Nur Nashriq Nadira" w:date="2021-10-06T17:33:00Z">
              <w:rPr>
                <w:rStyle w:val="Hyperlink"/>
                <w:rFonts w:ascii="Arial" w:hAnsi="Arial" w:cs="Arial"/>
                <w:sz w:val="22"/>
                <w:szCs w:val="22"/>
              </w:rPr>
            </w:rPrChange>
          </w:rPr>
          <w:t>opennms/</w:t>
        </w:r>
      </w:ins>
      <w:ins w:id="1799" w:author="Arulthevan, Yuroshyini" w:date="2020-05-19T09:28:00Z">
        <w:r w:rsidRPr="005C2466">
          <w:rPr>
            <w:rStyle w:val="Hyperlink"/>
            <w:rFonts w:ascii="Arial" w:hAnsi="Arial" w:cs="Arial"/>
            <w:sz w:val="20"/>
            <w:szCs w:val="22"/>
            <w:rPrChange w:id="1800" w:author="Rosli, Nur Nashriq Nadira" w:date="2021-10-06T17:33:00Z">
              <w:rPr>
                <w:shd w:val="clear" w:color="auto" w:fill="282828"/>
              </w:rPr>
            </w:rPrChange>
          </w:rPr>
          <w:t>rest/measurements</w:t>
        </w:r>
      </w:ins>
      <w:ins w:id="1801" w:author="Vijendren, Raveen" w:date="2021-09-02T08:54:00Z">
        <w:r w:rsidRPr="005C2466">
          <w:rPr>
            <w:rFonts w:ascii="Arial" w:hAnsi="Arial" w:cs="Arial"/>
            <w:sz w:val="20"/>
            <w:szCs w:val="22"/>
            <w:rPrChange w:id="1802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fldChar w:fldCharType="end"/>
        </w:r>
      </w:ins>
    </w:p>
    <w:p w14:paraId="3B6394CD" w14:textId="77777777" w:rsidR="00431294" w:rsidRPr="005C2466" w:rsidRDefault="00431294">
      <w:pPr>
        <w:rPr>
          <w:ins w:id="1803" w:author="Arulthevan, Yuroshyini" w:date="2020-05-19T09:29:00Z"/>
          <w:rFonts w:ascii="Arial" w:hAnsi="Arial" w:cs="Arial"/>
          <w:sz w:val="20"/>
          <w:szCs w:val="22"/>
          <w:rPrChange w:id="1804" w:author="Rosli, Nur Nashriq Nadira" w:date="2021-10-06T17:33:00Z">
            <w:rPr>
              <w:ins w:id="1805" w:author="Arulthevan, Yuroshyini" w:date="2020-05-19T09:29:00Z"/>
              <w:rFonts w:ascii="Arial" w:hAnsi="Arial" w:cs="Arial"/>
              <w:sz w:val="22"/>
              <w:szCs w:val="22"/>
            </w:rPr>
          </w:rPrChange>
        </w:rPr>
      </w:pPr>
    </w:p>
    <w:p w14:paraId="765056D5" w14:textId="64367C74" w:rsidR="00431294" w:rsidRPr="005C2466" w:rsidRDefault="00431294">
      <w:pPr>
        <w:rPr>
          <w:ins w:id="1806" w:author="Arulthevan, Yuroshyini" w:date="2020-05-19T09:29:00Z"/>
          <w:rFonts w:ascii="Arial" w:hAnsi="Arial" w:cs="Arial"/>
          <w:sz w:val="20"/>
          <w:szCs w:val="22"/>
          <w:rPrChange w:id="1807" w:author="Rosli, Nur Nashriq Nadira" w:date="2021-10-06T17:33:00Z">
            <w:rPr>
              <w:ins w:id="1808" w:author="Arulthevan, Yuroshyini" w:date="2020-05-19T09:29:00Z"/>
              <w:rFonts w:ascii="Arial" w:hAnsi="Arial" w:cs="Arial"/>
              <w:sz w:val="22"/>
              <w:szCs w:val="22"/>
            </w:rPr>
          </w:rPrChange>
        </w:rPr>
      </w:pPr>
      <w:ins w:id="1809" w:author="Arulthevan, Yuroshyini" w:date="2020-05-19T09:29:00Z">
        <w:r w:rsidRPr="005C2466">
          <w:rPr>
            <w:rFonts w:ascii="Arial" w:hAnsi="Arial" w:cs="Arial"/>
            <w:sz w:val="20"/>
            <w:szCs w:val="22"/>
            <w:rPrChange w:id="1810" w:author="Rosli, Nur Nashriq Nadira" w:date="2021-10-06T17:33:00Z">
              <w:rPr>
                <w:rFonts w:ascii="Arial" w:hAnsi="Arial" w:cs="Arial"/>
                <w:sz w:val="22"/>
                <w:szCs w:val="22"/>
              </w:rPr>
            </w:rPrChange>
          </w:rPr>
          <w:t>Body:</w:t>
        </w:r>
      </w:ins>
    </w:p>
    <w:p w14:paraId="043E4700" w14:textId="77777777" w:rsidR="00431294" w:rsidRPr="005C2466" w:rsidRDefault="00431294">
      <w:pPr>
        <w:rPr>
          <w:ins w:id="1811" w:author="Arulthevan, Yuroshyini" w:date="2020-05-19T09:29:00Z"/>
          <w:rFonts w:ascii="Arial" w:hAnsi="Arial" w:cs="Arial"/>
          <w:sz w:val="22"/>
          <w:szCs w:val="22"/>
        </w:rPr>
      </w:pPr>
    </w:p>
    <w:p w14:paraId="013A5F48" w14:textId="77777777" w:rsidR="005C2466" w:rsidRPr="005C2466" w:rsidRDefault="005C2466" w:rsidP="005C2466">
      <w:pPr>
        <w:shd w:val="clear" w:color="auto" w:fill="FFFFFE"/>
        <w:spacing w:line="270" w:lineRule="atLeast"/>
        <w:rPr>
          <w:ins w:id="1812" w:author="Rosli, Nur Nashriq Nadira" w:date="2021-10-06T17:29:00Z"/>
          <w:rFonts w:ascii="Arial" w:eastAsia="Times New Roman" w:hAnsi="Arial" w:cs="Arial"/>
          <w:color w:val="000000"/>
          <w:sz w:val="16"/>
          <w:szCs w:val="22"/>
          <w:lang w:eastAsia="en-US"/>
          <w:rPrChange w:id="1813" w:author="Rosli, Nur Nashriq Nadira" w:date="2021-10-06T17:32:00Z">
            <w:rPr>
              <w:ins w:id="1814" w:author="Rosli, Nur Nashriq Nadira" w:date="2021-10-06T17:29:00Z"/>
              <w:rFonts w:ascii="Courier New" w:eastAsia="Times New Roman" w:hAnsi="Courier New" w:cs="Courier New"/>
              <w:color w:val="000000"/>
              <w:sz w:val="18"/>
              <w:szCs w:val="18"/>
              <w:lang w:eastAsia="en-US"/>
            </w:rPr>
          </w:rPrChange>
        </w:rPr>
      </w:pPr>
      <w:ins w:id="1815" w:author="Rosli, Nur Nashriq Nadira" w:date="2021-10-06T17:29:00Z"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816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{</w:t>
        </w:r>
      </w:ins>
    </w:p>
    <w:p w14:paraId="3766055A" w14:textId="77777777" w:rsidR="005C2466" w:rsidRPr="005C2466" w:rsidRDefault="005C2466" w:rsidP="005C2466">
      <w:pPr>
        <w:shd w:val="clear" w:color="auto" w:fill="FFFFFE"/>
        <w:spacing w:line="270" w:lineRule="atLeast"/>
        <w:rPr>
          <w:ins w:id="1817" w:author="Rosli, Nur Nashriq Nadira" w:date="2021-10-06T17:29:00Z"/>
          <w:rFonts w:ascii="Arial" w:eastAsia="Times New Roman" w:hAnsi="Arial" w:cs="Arial"/>
          <w:color w:val="000000"/>
          <w:sz w:val="16"/>
          <w:szCs w:val="22"/>
          <w:lang w:eastAsia="en-US"/>
          <w:rPrChange w:id="1818" w:author="Rosli, Nur Nashriq Nadira" w:date="2021-10-06T17:32:00Z">
            <w:rPr>
              <w:ins w:id="1819" w:author="Rosli, Nur Nashriq Nadira" w:date="2021-10-06T17:29:00Z"/>
              <w:rFonts w:ascii="Courier New" w:eastAsia="Times New Roman" w:hAnsi="Courier New" w:cs="Courier New"/>
              <w:color w:val="000000"/>
              <w:sz w:val="18"/>
              <w:szCs w:val="18"/>
              <w:lang w:eastAsia="en-US"/>
            </w:rPr>
          </w:rPrChange>
        </w:rPr>
      </w:pPr>
      <w:ins w:id="1820" w:author="Rosli, Nur Nashriq Nadira" w:date="2021-10-06T17:29:00Z"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821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    </w:t>
        </w:r>
        <w:r w:rsidRPr="005C2466">
          <w:rPr>
            <w:rFonts w:ascii="Arial" w:eastAsia="Times New Roman" w:hAnsi="Arial" w:cs="Arial"/>
            <w:color w:val="A31515"/>
            <w:sz w:val="16"/>
            <w:szCs w:val="22"/>
            <w:lang w:eastAsia="en-US"/>
            <w:rPrChange w:id="1822" w:author="Rosli, Nur Nashriq Nadira" w:date="2021-10-06T17:32:00Z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US"/>
              </w:rPr>
            </w:rPrChange>
          </w:rPr>
          <w:t>"start"</w:t>
        </w:r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823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: </w:t>
        </w:r>
        <w:r w:rsidRPr="005C2466">
          <w:rPr>
            <w:rFonts w:ascii="Arial" w:eastAsia="Times New Roman" w:hAnsi="Arial" w:cs="Arial"/>
            <w:color w:val="098658"/>
            <w:sz w:val="16"/>
            <w:szCs w:val="22"/>
            <w:lang w:eastAsia="en-US"/>
            <w:rPrChange w:id="1824" w:author="Rosli, Nur Nashriq Nadira" w:date="2021-10-06T17:32:00Z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US"/>
              </w:rPr>
            </w:rPrChange>
          </w:rPr>
          <w:t>1581677792883</w:t>
        </w:r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825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,</w:t>
        </w:r>
      </w:ins>
    </w:p>
    <w:p w14:paraId="5FE83060" w14:textId="77777777" w:rsidR="005C2466" w:rsidRPr="005C2466" w:rsidRDefault="005C2466" w:rsidP="005C2466">
      <w:pPr>
        <w:shd w:val="clear" w:color="auto" w:fill="FFFFFE"/>
        <w:spacing w:line="270" w:lineRule="atLeast"/>
        <w:rPr>
          <w:ins w:id="1826" w:author="Rosli, Nur Nashriq Nadira" w:date="2021-10-06T17:29:00Z"/>
          <w:rFonts w:ascii="Arial" w:eastAsia="Times New Roman" w:hAnsi="Arial" w:cs="Arial"/>
          <w:color w:val="000000"/>
          <w:sz w:val="16"/>
          <w:szCs w:val="22"/>
          <w:lang w:eastAsia="en-US"/>
          <w:rPrChange w:id="1827" w:author="Rosli, Nur Nashriq Nadira" w:date="2021-10-06T17:32:00Z">
            <w:rPr>
              <w:ins w:id="1828" w:author="Rosli, Nur Nashriq Nadira" w:date="2021-10-06T17:29:00Z"/>
              <w:rFonts w:ascii="Courier New" w:eastAsia="Times New Roman" w:hAnsi="Courier New" w:cs="Courier New"/>
              <w:color w:val="000000"/>
              <w:sz w:val="18"/>
              <w:szCs w:val="18"/>
              <w:lang w:eastAsia="en-US"/>
            </w:rPr>
          </w:rPrChange>
        </w:rPr>
      </w:pPr>
      <w:ins w:id="1829" w:author="Rosli, Nur Nashriq Nadira" w:date="2021-10-06T17:29:00Z"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830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    </w:t>
        </w:r>
        <w:r w:rsidRPr="005C2466">
          <w:rPr>
            <w:rFonts w:ascii="Arial" w:eastAsia="Times New Roman" w:hAnsi="Arial" w:cs="Arial"/>
            <w:color w:val="A31515"/>
            <w:sz w:val="16"/>
            <w:szCs w:val="22"/>
            <w:lang w:eastAsia="en-US"/>
            <w:rPrChange w:id="1831" w:author="Rosli, Nur Nashriq Nadira" w:date="2021-10-06T17:32:00Z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US"/>
              </w:rPr>
            </w:rPrChange>
          </w:rPr>
          <w:t>"end"</w:t>
        </w:r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832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: </w:t>
        </w:r>
        <w:r w:rsidRPr="005C2466">
          <w:rPr>
            <w:rFonts w:ascii="Arial" w:eastAsia="Times New Roman" w:hAnsi="Arial" w:cs="Arial"/>
            <w:color w:val="098658"/>
            <w:sz w:val="16"/>
            <w:szCs w:val="22"/>
            <w:lang w:eastAsia="en-US"/>
            <w:rPrChange w:id="1833" w:author="Rosli, Nur Nashriq Nadira" w:date="2021-10-06T17:32:00Z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US"/>
              </w:rPr>
            </w:rPrChange>
          </w:rPr>
          <w:t>1581681392883</w:t>
        </w:r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834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,</w:t>
        </w:r>
      </w:ins>
    </w:p>
    <w:p w14:paraId="6994C0A5" w14:textId="77777777" w:rsidR="005C2466" w:rsidRPr="005C2466" w:rsidRDefault="005C2466" w:rsidP="005C2466">
      <w:pPr>
        <w:shd w:val="clear" w:color="auto" w:fill="FFFFFE"/>
        <w:spacing w:line="270" w:lineRule="atLeast"/>
        <w:rPr>
          <w:ins w:id="1835" w:author="Rosli, Nur Nashriq Nadira" w:date="2021-10-06T17:29:00Z"/>
          <w:rFonts w:ascii="Arial" w:eastAsia="Times New Roman" w:hAnsi="Arial" w:cs="Arial"/>
          <w:color w:val="000000"/>
          <w:sz w:val="16"/>
          <w:szCs w:val="22"/>
          <w:lang w:eastAsia="en-US"/>
          <w:rPrChange w:id="1836" w:author="Rosli, Nur Nashriq Nadira" w:date="2021-10-06T17:32:00Z">
            <w:rPr>
              <w:ins w:id="1837" w:author="Rosli, Nur Nashriq Nadira" w:date="2021-10-06T17:29:00Z"/>
              <w:rFonts w:ascii="Courier New" w:eastAsia="Times New Roman" w:hAnsi="Courier New" w:cs="Courier New"/>
              <w:color w:val="000000"/>
              <w:sz w:val="18"/>
              <w:szCs w:val="18"/>
              <w:lang w:eastAsia="en-US"/>
            </w:rPr>
          </w:rPrChange>
        </w:rPr>
      </w:pPr>
      <w:ins w:id="1838" w:author="Rosli, Nur Nashriq Nadira" w:date="2021-10-06T17:29:00Z"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839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    </w:t>
        </w:r>
        <w:r w:rsidRPr="005C2466">
          <w:rPr>
            <w:rFonts w:ascii="Arial" w:eastAsia="Times New Roman" w:hAnsi="Arial" w:cs="Arial"/>
            <w:color w:val="A31515"/>
            <w:sz w:val="16"/>
            <w:szCs w:val="22"/>
            <w:lang w:eastAsia="en-US"/>
            <w:rPrChange w:id="1840" w:author="Rosli, Nur Nashriq Nadira" w:date="2021-10-06T17:32:00Z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US"/>
              </w:rPr>
            </w:rPrChange>
          </w:rPr>
          <w:t>"step"</w:t>
        </w:r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841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: </w:t>
        </w:r>
        <w:r w:rsidRPr="005C2466">
          <w:rPr>
            <w:rFonts w:ascii="Arial" w:eastAsia="Times New Roman" w:hAnsi="Arial" w:cs="Arial"/>
            <w:color w:val="098658"/>
            <w:sz w:val="16"/>
            <w:szCs w:val="22"/>
            <w:lang w:eastAsia="en-US"/>
            <w:rPrChange w:id="1842" w:author="Rosli, Nur Nashriq Nadira" w:date="2021-10-06T17:32:00Z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US"/>
              </w:rPr>
            </w:rPrChange>
          </w:rPr>
          <w:t>600000</w:t>
        </w:r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843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,</w:t>
        </w:r>
      </w:ins>
    </w:p>
    <w:p w14:paraId="0AAF57C1" w14:textId="77777777" w:rsidR="005C2466" w:rsidRPr="005C2466" w:rsidRDefault="005C2466" w:rsidP="005C2466">
      <w:pPr>
        <w:shd w:val="clear" w:color="auto" w:fill="FFFFFE"/>
        <w:spacing w:line="270" w:lineRule="atLeast"/>
        <w:rPr>
          <w:ins w:id="1844" w:author="Rosli, Nur Nashriq Nadira" w:date="2021-10-06T17:29:00Z"/>
          <w:rFonts w:ascii="Arial" w:eastAsia="Times New Roman" w:hAnsi="Arial" w:cs="Arial"/>
          <w:color w:val="000000"/>
          <w:sz w:val="16"/>
          <w:szCs w:val="22"/>
          <w:lang w:eastAsia="en-US"/>
          <w:rPrChange w:id="1845" w:author="Rosli, Nur Nashriq Nadira" w:date="2021-10-06T17:32:00Z">
            <w:rPr>
              <w:ins w:id="1846" w:author="Rosli, Nur Nashriq Nadira" w:date="2021-10-06T17:29:00Z"/>
              <w:rFonts w:ascii="Courier New" w:eastAsia="Times New Roman" w:hAnsi="Courier New" w:cs="Courier New"/>
              <w:color w:val="000000"/>
              <w:sz w:val="18"/>
              <w:szCs w:val="18"/>
              <w:lang w:eastAsia="en-US"/>
            </w:rPr>
          </w:rPrChange>
        </w:rPr>
      </w:pPr>
      <w:ins w:id="1847" w:author="Rosli, Nur Nashriq Nadira" w:date="2021-10-06T17:29:00Z"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848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    </w:t>
        </w:r>
        <w:r w:rsidRPr="005C2466">
          <w:rPr>
            <w:rFonts w:ascii="Arial" w:eastAsia="Times New Roman" w:hAnsi="Arial" w:cs="Arial"/>
            <w:color w:val="A31515"/>
            <w:sz w:val="16"/>
            <w:szCs w:val="22"/>
            <w:lang w:eastAsia="en-US"/>
            <w:rPrChange w:id="1849" w:author="Rosli, Nur Nashriq Nadira" w:date="2021-10-06T17:32:00Z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US"/>
              </w:rPr>
            </w:rPrChange>
          </w:rPr>
          <w:t>"maxrows"</w:t>
        </w:r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850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: </w:t>
        </w:r>
        <w:r w:rsidRPr="005C2466">
          <w:rPr>
            <w:rFonts w:ascii="Arial" w:eastAsia="Times New Roman" w:hAnsi="Arial" w:cs="Arial"/>
            <w:color w:val="098658"/>
            <w:sz w:val="16"/>
            <w:szCs w:val="22"/>
            <w:lang w:eastAsia="en-US"/>
            <w:rPrChange w:id="1851" w:author="Rosli, Nur Nashriq Nadira" w:date="2021-10-06T17:32:00Z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en-US"/>
              </w:rPr>
            </w:rPrChange>
          </w:rPr>
          <w:t>500</w:t>
        </w:r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852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,</w:t>
        </w:r>
      </w:ins>
    </w:p>
    <w:p w14:paraId="03C64A7A" w14:textId="77777777" w:rsidR="005C2466" w:rsidRPr="005C2466" w:rsidRDefault="005C2466" w:rsidP="005C2466">
      <w:pPr>
        <w:shd w:val="clear" w:color="auto" w:fill="FFFFFE"/>
        <w:spacing w:line="270" w:lineRule="atLeast"/>
        <w:rPr>
          <w:ins w:id="1853" w:author="Rosli, Nur Nashriq Nadira" w:date="2021-10-06T17:29:00Z"/>
          <w:rFonts w:ascii="Arial" w:eastAsia="Times New Roman" w:hAnsi="Arial" w:cs="Arial"/>
          <w:color w:val="000000"/>
          <w:sz w:val="16"/>
          <w:szCs w:val="22"/>
          <w:lang w:eastAsia="en-US"/>
          <w:rPrChange w:id="1854" w:author="Rosli, Nur Nashriq Nadira" w:date="2021-10-06T17:32:00Z">
            <w:rPr>
              <w:ins w:id="1855" w:author="Rosli, Nur Nashriq Nadira" w:date="2021-10-06T17:29:00Z"/>
              <w:rFonts w:ascii="Courier New" w:eastAsia="Times New Roman" w:hAnsi="Courier New" w:cs="Courier New"/>
              <w:color w:val="000000"/>
              <w:sz w:val="18"/>
              <w:szCs w:val="18"/>
              <w:lang w:eastAsia="en-US"/>
            </w:rPr>
          </w:rPrChange>
        </w:rPr>
      </w:pPr>
      <w:ins w:id="1856" w:author="Rosli, Nur Nashriq Nadira" w:date="2021-10-06T17:29:00Z"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857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    </w:t>
        </w:r>
        <w:r w:rsidRPr="005C2466">
          <w:rPr>
            <w:rFonts w:ascii="Arial" w:eastAsia="Times New Roman" w:hAnsi="Arial" w:cs="Arial"/>
            <w:color w:val="A31515"/>
            <w:sz w:val="16"/>
            <w:szCs w:val="22"/>
            <w:lang w:eastAsia="en-US"/>
            <w:rPrChange w:id="1858" w:author="Rosli, Nur Nashriq Nadira" w:date="2021-10-06T17:32:00Z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US"/>
              </w:rPr>
            </w:rPrChange>
          </w:rPr>
          <w:t>"source"</w:t>
        </w:r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859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: [</w:t>
        </w:r>
      </w:ins>
    </w:p>
    <w:p w14:paraId="6923E91C" w14:textId="77777777" w:rsidR="005C2466" w:rsidRPr="005C2466" w:rsidRDefault="005C2466" w:rsidP="005C2466">
      <w:pPr>
        <w:shd w:val="clear" w:color="auto" w:fill="FFFFFE"/>
        <w:spacing w:line="270" w:lineRule="atLeast"/>
        <w:rPr>
          <w:ins w:id="1860" w:author="Rosli, Nur Nashriq Nadira" w:date="2021-10-06T17:29:00Z"/>
          <w:rFonts w:ascii="Arial" w:eastAsia="Times New Roman" w:hAnsi="Arial" w:cs="Arial"/>
          <w:color w:val="000000"/>
          <w:sz w:val="16"/>
          <w:szCs w:val="22"/>
          <w:lang w:eastAsia="en-US"/>
          <w:rPrChange w:id="1861" w:author="Rosli, Nur Nashriq Nadira" w:date="2021-10-06T17:32:00Z">
            <w:rPr>
              <w:ins w:id="1862" w:author="Rosli, Nur Nashriq Nadira" w:date="2021-10-06T17:29:00Z"/>
              <w:rFonts w:ascii="Courier New" w:eastAsia="Times New Roman" w:hAnsi="Courier New" w:cs="Courier New"/>
              <w:color w:val="000000"/>
              <w:sz w:val="18"/>
              <w:szCs w:val="18"/>
              <w:lang w:eastAsia="en-US"/>
            </w:rPr>
          </w:rPrChange>
        </w:rPr>
      </w:pPr>
      <w:ins w:id="1863" w:author="Rosli, Nur Nashriq Nadira" w:date="2021-10-06T17:29:00Z"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864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        {</w:t>
        </w:r>
      </w:ins>
    </w:p>
    <w:p w14:paraId="21B2B941" w14:textId="77777777" w:rsidR="005C2466" w:rsidRPr="005C2466" w:rsidRDefault="005C2466" w:rsidP="005C2466">
      <w:pPr>
        <w:shd w:val="clear" w:color="auto" w:fill="FFFFFE"/>
        <w:spacing w:line="270" w:lineRule="atLeast"/>
        <w:rPr>
          <w:ins w:id="1865" w:author="Rosli, Nur Nashriq Nadira" w:date="2021-10-06T17:29:00Z"/>
          <w:rFonts w:ascii="Arial" w:eastAsia="Times New Roman" w:hAnsi="Arial" w:cs="Arial"/>
          <w:color w:val="000000"/>
          <w:sz w:val="16"/>
          <w:szCs w:val="22"/>
          <w:lang w:eastAsia="en-US"/>
          <w:rPrChange w:id="1866" w:author="Rosli, Nur Nashriq Nadira" w:date="2021-10-06T17:32:00Z">
            <w:rPr>
              <w:ins w:id="1867" w:author="Rosli, Nur Nashriq Nadira" w:date="2021-10-06T17:29:00Z"/>
              <w:rFonts w:ascii="Courier New" w:eastAsia="Times New Roman" w:hAnsi="Courier New" w:cs="Courier New"/>
              <w:color w:val="000000"/>
              <w:sz w:val="18"/>
              <w:szCs w:val="18"/>
              <w:lang w:eastAsia="en-US"/>
            </w:rPr>
          </w:rPrChange>
        </w:rPr>
      </w:pPr>
      <w:ins w:id="1868" w:author="Rosli, Nur Nashriq Nadira" w:date="2021-10-06T17:29:00Z"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869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            </w:t>
        </w:r>
        <w:r w:rsidRPr="005C2466">
          <w:rPr>
            <w:rFonts w:ascii="Arial" w:eastAsia="Times New Roman" w:hAnsi="Arial" w:cs="Arial"/>
            <w:color w:val="A31515"/>
            <w:sz w:val="16"/>
            <w:szCs w:val="22"/>
            <w:lang w:eastAsia="en-US"/>
            <w:rPrChange w:id="1870" w:author="Rosli, Nur Nashriq Nadira" w:date="2021-10-06T17:32:00Z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US"/>
              </w:rPr>
            </w:rPrChange>
          </w:rPr>
          <w:t>"aggregation"</w:t>
        </w:r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871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: </w:t>
        </w:r>
        <w:r w:rsidRPr="005C2466">
          <w:rPr>
            <w:rFonts w:ascii="Arial" w:eastAsia="Times New Roman" w:hAnsi="Arial" w:cs="Arial"/>
            <w:color w:val="0451A5"/>
            <w:sz w:val="16"/>
            <w:szCs w:val="22"/>
            <w:lang w:eastAsia="en-US"/>
            <w:rPrChange w:id="1872" w:author="Rosli, Nur Nashriq Nadira" w:date="2021-10-06T17:32:00Z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US"/>
              </w:rPr>
            </w:rPrChange>
          </w:rPr>
          <w:t>"MAX"</w:t>
        </w:r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873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,</w:t>
        </w:r>
      </w:ins>
    </w:p>
    <w:p w14:paraId="6079C389" w14:textId="77777777" w:rsidR="005C2466" w:rsidRPr="005C2466" w:rsidRDefault="005C2466" w:rsidP="005C2466">
      <w:pPr>
        <w:shd w:val="clear" w:color="auto" w:fill="FFFFFE"/>
        <w:spacing w:line="270" w:lineRule="atLeast"/>
        <w:rPr>
          <w:ins w:id="1874" w:author="Rosli, Nur Nashriq Nadira" w:date="2021-10-06T17:29:00Z"/>
          <w:rFonts w:ascii="Arial" w:eastAsia="Times New Roman" w:hAnsi="Arial" w:cs="Arial"/>
          <w:color w:val="000000"/>
          <w:sz w:val="16"/>
          <w:szCs w:val="22"/>
          <w:lang w:eastAsia="en-US"/>
          <w:rPrChange w:id="1875" w:author="Rosli, Nur Nashriq Nadira" w:date="2021-10-06T17:32:00Z">
            <w:rPr>
              <w:ins w:id="1876" w:author="Rosli, Nur Nashriq Nadira" w:date="2021-10-06T17:29:00Z"/>
              <w:rFonts w:ascii="Courier New" w:eastAsia="Times New Roman" w:hAnsi="Courier New" w:cs="Courier New"/>
              <w:color w:val="000000"/>
              <w:sz w:val="18"/>
              <w:szCs w:val="18"/>
              <w:lang w:eastAsia="en-US"/>
            </w:rPr>
          </w:rPrChange>
        </w:rPr>
      </w:pPr>
      <w:ins w:id="1877" w:author="Rosli, Nur Nashriq Nadira" w:date="2021-10-06T17:29:00Z"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878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            </w:t>
        </w:r>
        <w:r w:rsidRPr="005C2466">
          <w:rPr>
            <w:rFonts w:ascii="Arial" w:eastAsia="Times New Roman" w:hAnsi="Arial" w:cs="Arial"/>
            <w:color w:val="A31515"/>
            <w:sz w:val="16"/>
            <w:szCs w:val="22"/>
            <w:lang w:eastAsia="en-US"/>
            <w:rPrChange w:id="1879" w:author="Rosli, Nur Nashriq Nadira" w:date="2021-10-06T17:32:00Z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US"/>
              </w:rPr>
            </w:rPrChange>
          </w:rPr>
          <w:t>"attribute"</w:t>
        </w:r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880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: </w:t>
        </w:r>
        <w:r w:rsidRPr="005C2466">
          <w:rPr>
            <w:rFonts w:ascii="Arial" w:eastAsia="Times New Roman" w:hAnsi="Arial" w:cs="Arial"/>
            <w:color w:val="0451A5"/>
            <w:sz w:val="16"/>
            <w:szCs w:val="22"/>
            <w:lang w:eastAsia="en-US"/>
            <w:rPrChange w:id="1881" w:author="Rosli, Nur Nashriq Nadira" w:date="2021-10-06T17:32:00Z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US"/>
              </w:rPr>
            </w:rPrChange>
          </w:rPr>
          <w:t>"ifInDiscards"</w:t>
        </w:r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882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,</w:t>
        </w:r>
      </w:ins>
    </w:p>
    <w:p w14:paraId="3A4F3F34" w14:textId="77777777" w:rsidR="005C2466" w:rsidRPr="005C2466" w:rsidRDefault="005C2466" w:rsidP="005C2466">
      <w:pPr>
        <w:shd w:val="clear" w:color="auto" w:fill="FFFFFE"/>
        <w:spacing w:line="270" w:lineRule="atLeast"/>
        <w:rPr>
          <w:ins w:id="1883" w:author="Rosli, Nur Nashriq Nadira" w:date="2021-10-06T17:29:00Z"/>
          <w:rFonts w:ascii="Arial" w:eastAsia="Times New Roman" w:hAnsi="Arial" w:cs="Arial"/>
          <w:color w:val="000000"/>
          <w:sz w:val="16"/>
          <w:szCs w:val="22"/>
          <w:lang w:eastAsia="en-US"/>
          <w:rPrChange w:id="1884" w:author="Rosli, Nur Nashriq Nadira" w:date="2021-10-06T17:32:00Z">
            <w:rPr>
              <w:ins w:id="1885" w:author="Rosli, Nur Nashriq Nadira" w:date="2021-10-06T17:29:00Z"/>
              <w:rFonts w:ascii="Courier New" w:eastAsia="Times New Roman" w:hAnsi="Courier New" w:cs="Courier New"/>
              <w:color w:val="000000"/>
              <w:sz w:val="18"/>
              <w:szCs w:val="18"/>
              <w:lang w:eastAsia="en-US"/>
            </w:rPr>
          </w:rPrChange>
        </w:rPr>
      </w:pPr>
      <w:ins w:id="1886" w:author="Rosli, Nur Nashriq Nadira" w:date="2021-10-06T17:29:00Z"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887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            </w:t>
        </w:r>
        <w:r w:rsidRPr="005C2466">
          <w:rPr>
            <w:rFonts w:ascii="Arial" w:eastAsia="Times New Roman" w:hAnsi="Arial" w:cs="Arial"/>
            <w:color w:val="A31515"/>
            <w:sz w:val="16"/>
            <w:szCs w:val="22"/>
            <w:lang w:eastAsia="en-US"/>
            <w:rPrChange w:id="1888" w:author="Rosli, Nur Nashriq Nadira" w:date="2021-10-06T17:32:00Z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US"/>
              </w:rPr>
            </w:rPrChange>
          </w:rPr>
          <w:t>"fallback-attribute"</w:t>
        </w:r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889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: </w:t>
        </w:r>
        <w:r w:rsidRPr="005C2466">
          <w:rPr>
            <w:rFonts w:ascii="Arial" w:eastAsia="Times New Roman" w:hAnsi="Arial" w:cs="Arial"/>
            <w:color w:val="0451A5"/>
            <w:sz w:val="16"/>
            <w:szCs w:val="22"/>
            <w:lang w:eastAsia="en-US"/>
            <w:rPrChange w:id="1890" w:author="Rosli, Nur Nashriq Nadira" w:date="2021-10-06T17:32:00Z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US"/>
              </w:rPr>
            </w:rPrChange>
          </w:rPr>
          <w:t>"ifHCInDiscards"</w:t>
        </w:r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891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,</w:t>
        </w:r>
      </w:ins>
    </w:p>
    <w:p w14:paraId="0D387EF7" w14:textId="77777777" w:rsidR="005C2466" w:rsidRPr="005C2466" w:rsidRDefault="005C2466" w:rsidP="005C2466">
      <w:pPr>
        <w:shd w:val="clear" w:color="auto" w:fill="FFFFFE"/>
        <w:spacing w:line="270" w:lineRule="atLeast"/>
        <w:rPr>
          <w:ins w:id="1892" w:author="Rosli, Nur Nashriq Nadira" w:date="2021-10-06T17:29:00Z"/>
          <w:rFonts w:ascii="Arial" w:eastAsia="Times New Roman" w:hAnsi="Arial" w:cs="Arial"/>
          <w:color w:val="000000"/>
          <w:sz w:val="16"/>
          <w:szCs w:val="22"/>
          <w:lang w:eastAsia="en-US"/>
          <w:rPrChange w:id="1893" w:author="Rosli, Nur Nashriq Nadira" w:date="2021-10-06T17:32:00Z">
            <w:rPr>
              <w:ins w:id="1894" w:author="Rosli, Nur Nashriq Nadira" w:date="2021-10-06T17:29:00Z"/>
              <w:rFonts w:ascii="Courier New" w:eastAsia="Times New Roman" w:hAnsi="Courier New" w:cs="Courier New"/>
              <w:color w:val="000000"/>
              <w:sz w:val="18"/>
              <w:szCs w:val="18"/>
              <w:lang w:eastAsia="en-US"/>
            </w:rPr>
          </w:rPrChange>
        </w:rPr>
      </w:pPr>
      <w:ins w:id="1895" w:author="Rosli, Nur Nashriq Nadira" w:date="2021-10-06T17:29:00Z"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896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            </w:t>
        </w:r>
        <w:r w:rsidRPr="005C2466">
          <w:rPr>
            <w:rFonts w:ascii="Arial" w:eastAsia="Times New Roman" w:hAnsi="Arial" w:cs="Arial"/>
            <w:color w:val="A31515"/>
            <w:sz w:val="16"/>
            <w:szCs w:val="22"/>
            <w:lang w:eastAsia="en-US"/>
            <w:rPrChange w:id="1897" w:author="Rosli, Nur Nashriq Nadira" w:date="2021-10-06T17:32:00Z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US"/>
              </w:rPr>
            </w:rPrChange>
          </w:rPr>
          <w:t>"label"</w:t>
        </w:r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898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: </w:t>
        </w:r>
        <w:r w:rsidRPr="005C2466">
          <w:rPr>
            <w:rFonts w:ascii="Arial" w:eastAsia="Times New Roman" w:hAnsi="Arial" w:cs="Arial"/>
            <w:color w:val="0451A5"/>
            <w:sz w:val="16"/>
            <w:szCs w:val="22"/>
            <w:lang w:eastAsia="en-US"/>
            <w:rPrChange w:id="1899" w:author="Rosli, Nur Nashriq Nadira" w:date="2021-10-06T17:32:00Z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US"/>
              </w:rPr>
            </w:rPrChange>
          </w:rPr>
          <w:t>"USEMCCF1M-LANBMS003-Po1-ifHCInUcastPkts"</w:t>
        </w:r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900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,</w:t>
        </w:r>
      </w:ins>
    </w:p>
    <w:p w14:paraId="4B6B91BC" w14:textId="77777777" w:rsidR="005C2466" w:rsidRPr="005C2466" w:rsidRDefault="005C2466" w:rsidP="005C2466">
      <w:pPr>
        <w:shd w:val="clear" w:color="auto" w:fill="FFFFFE"/>
        <w:spacing w:line="270" w:lineRule="atLeast"/>
        <w:rPr>
          <w:ins w:id="1901" w:author="Rosli, Nur Nashriq Nadira" w:date="2021-10-06T17:29:00Z"/>
          <w:rFonts w:ascii="Arial" w:eastAsia="Times New Roman" w:hAnsi="Arial" w:cs="Arial"/>
          <w:color w:val="000000"/>
          <w:sz w:val="16"/>
          <w:szCs w:val="22"/>
          <w:lang w:eastAsia="en-US"/>
          <w:rPrChange w:id="1902" w:author="Rosli, Nur Nashriq Nadira" w:date="2021-10-06T17:32:00Z">
            <w:rPr>
              <w:ins w:id="1903" w:author="Rosli, Nur Nashriq Nadira" w:date="2021-10-06T17:29:00Z"/>
              <w:rFonts w:ascii="Courier New" w:eastAsia="Times New Roman" w:hAnsi="Courier New" w:cs="Courier New"/>
              <w:color w:val="000000"/>
              <w:sz w:val="18"/>
              <w:szCs w:val="18"/>
              <w:lang w:eastAsia="en-US"/>
            </w:rPr>
          </w:rPrChange>
        </w:rPr>
      </w:pPr>
      <w:ins w:id="1904" w:author="Rosli, Nur Nashriq Nadira" w:date="2021-10-06T17:29:00Z"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905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            </w:t>
        </w:r>
        <w:r w:rsidRPr="005C2466">
          <w:rPr>
            <w:rFonts w:ascii="Arial" w:eastAsia="Times New Roman" w:hAnsi="Arial" w:cs="Arial"/>
            <w:color w:val="A31515"/>
            <w:sz w:val="16"/>
            <w:szCs w:val="22"/>
            <w:lang w:eastAsia="en-US"/>
            <w:rPrChange w:id="1906" w:author="Rosli, Nur Nashriq Nadira" w:date="2021-10-06T17:32:00Z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US"/>
              </w:rPr>
            </w:rPrChange>
          </w:rPr>
          <w:t>"resourceId"</w:t>
        </w:r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907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: </w:t>
        </w:r>
        <w:r w:rsidRPr="005C2466">
          <w:rPr>
            <w:rFonts w:ascii="Arial" w:eastAsia="Times New Roman" w:hAnsi="Arial" w:cs="Arial"/>
            <w:color w:val="0451A5"/>
            <w:sz w:val="16"/>
            <w:szCs w:val="22"/>
            <w:lang w:eastAsia="en-US"/>
            <w:rPrChange w:id="1908" w:author="Rosli, Nur Nashriq Nadira" w:date="2021-10-06T17:32:00Z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US"/>
              </w:rPr>
            </w:rPrChange>
          </w:rPr>
          <w:t>"node[EMC:USEMCCF1M-LANBMS003].interfaceSnmp[Po1-60735c6417b1]"</w:t>
        </w:r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909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,</w:t>
        </w:r>
      </w:ins>
    </w:p>
    <w:p w14:paraId="78C2C87D" w14:textId="77777777" w:rsidR="005C2466" w:rsidRPr="005C2466" w:rsidRDefault="005C2466" w:rsidP="005C2466">
      <w:pPr>
        <w:shd w:val="clear" w:color="auto" w:fill="FFFFFE"/>
        <w:spacing w:line="270" w:lineRule="atLeast"/>
        <w:rPr>
          <w:ins w:id="1910" w:author="Rosli, Nur Nashriq Nadira" w:date="2021-10-06T17:29:00Z"/>
          <w:rFonts w:ascii="Arial" w:eastAsia="Times New Roman" w:hAnsi="Arial" w:cs="Arial"/>
          <w:color w:val="000000"/>
          <w:sz w:val="16"/>
          <w:szCs w:val="22"/>
          <w:lang w:eastAsia="en-US"/>
          <w:rPrChange w:id="1911" w:author="Rosli, Nur Nashriq Nadira" w:date="2021-10-06T17:32:00Z">
            <w:rPr>
              <w:ins w:id="1912" w:author="Rosli, Nur Nashriq Nadira" w:date="2021-10-06T17:29:00Z"/>
              <w:rFonts w:ascii="Courier New" w:eastAsia="Times New Roman" w:hAnsi="Courier New" w:cs="Courier New"/>
              <w:color w:val="000000"/>
              <w:sz w:val="18"/>
              <w:szCs w:val="18"/>
              <w:lang w:eastAsia="en-US"/>
            </w:rPr>
          </w:rPrChange>
        </w:rPr>
      </w:pPr>
      <w:ins w:id="1913" w:author="Rosli, Nur Nashriq Nadira" w:date="2021-10-06T17:29:00Z"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914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            </w:t>
        </w:r>
        <w:r w:rsidRPr="005C2466">
          <w:rPr>
            <w:rFonts w:ascii="Arial" w:eastAsia="Times New Roman" w:hAnsi="Arial" w:cs="Arial"/>
            <w:color w:val="A31515"/>
            <w:sz w:val="16"/>
            <w:szCs w:val="22"/>
            <w:lang w:eastAsia="en-US"/>
            <w:rPrChange w:id="1915" w:author="Rosli, Nur Nashriq Nadira" w:date="2021-10-06T17:32:00Z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US"/>
              </w:rPr>
            </w:rPrChange>
          </w:rPr>
          <w:t>"transient"</w:t>
        </w:r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916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: </w:t>
        </w:r>
        <w:r w:rsidRPr="005C2466">
          <w:rPr>
            <w:rFonts w:ascii="Arial" w:eastAsia="Times New Roman" w:hAnsi="Arial" w:cs="Arial"/>
            <w:color w:val="0451A5"/>
            <w:sz w:val="16"/>
            <w:szCs w:val="22"/>
            <w:lang w:eastAsia="en-US"/>
            <w:rPrChange w:id="1917" w:author="Rosli, Nur Nashriq Nadira" w:date="2021-10-06T17:32:00Z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US"/>
              </w:rPr>
            </w:rPrChange>
          </w:rPr>
          <w:t>"false"</w:t>
        </w:r>
      </w:ins>
    </w:p>
    <w:p w14:paraId="63925287" w14:textId="77777777" w:rsidR="005C2466" w:rsidRPr="005C2466" w:rsidRDefault="005C2466" w:rsidP="005C2466">
      <w:pPr>
        <w:shd w:val="clear" w:color="auto" w:fill="FFFFFE"/>
        <w:spacing w:line="270" w:lineRule="atLeast"/>
        <w:rPr>
          <w:ins w:id="1918" w:author="Rosli, Nur Nashriq Nadira" w:date="2021-10-06T17:29:00Z"/>
          <w:rFonts w:ascii="Arial" w:eastAsia="Times New Roman" w:hAnsi="Arial" w:cs="Arial"/>
          <w:color w:val="000000"/>
          <w:sz w:val="16"/>
          <w:szCs w:val="22"/>
          <w:lang w:eastAsia="en-US"/>
          <w:rPrChange w:id="1919" w:author="Rosli, Nur Nashriq Nadira" w:date="2021-10-06T17:32:00Z">
            <w:rPr>
              <w:ins w:id="1920" w:author="Rosli, Nur Nashriq Nadira" w:date="2021-10-06T17:29:00Z"/>
              <w:rFonts w:ascii="Courier New" w:eastAsia="Times New Roman" w:hAnsi="Courier New" w:cs="Courier New"/>
              <w:color w:val="000000"/>
              <w:sz w:val="18"/>
              <w:szCs w:val="18"/>
              <w:lang w:eastAsia="en-US"/>
            </w:rPr>
          </w:rPrChange>
        </w:rPr>
      </w:pPr>
      <w:ins w:id="1921" w:author="Rosli, Nur Nashriq Nadira" w:date="2021-10-06T17:29:00Z"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922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        },</w:t>
        </w:r>
      </w:ins>
    </w:p>
    <w:p w14:paraId="7F74ED44" w14:textId="77777777" w:rsidR="005C2466" w:rsidRPr="005C2466" w:rsidRDefault="005C2466" w:rsidP="005C2466">
      <w:pPr>
        <w:shd w:val="clear" w:color="auto" w:fill="FFFFFE"/>
        <w:spacing w:line="270" w:lineRule="atLeast"/>
        <w:rPr>
          <w:ins w:id="1923" w:author="Rosli, Nur Nashriq Nadira" w:date="2021-10-06T17:29:00Z"/>
          <w:rFonts w:ascii="Arial" w:eastAsia="Times New Roman" w:hAnsi="Arial" w:cs="Arial"/>
          <w:color w:val="000000"/>
          <w:sz w:val="16"/>
          <w:szCs w:val="22"/>
          <w:lang w:eastAsia="en-US"/>
          <w:rPrChange w:id="1924" w:author="Rosli, Nur Nashriq Nadira" w:date="2021-10-06T17:32:00Z">
            <w:rPr>
              <w:ins w:id="1925" w:author="Rosli, Nur Nashriq Nadira" w:date="2021-10-06T17:29:00Z"/>
              <w:rFonts w:ascii="Courier New" w:eastAsia="Times New Roman" w:hAnsi="Courier New" w:cs="Courier New"/>
              <w:color w:val="000000"/>
              <w:sz w:val="18"/>
              <w:szCs w:val="18"/>
              <w:lang w:eastAsia="en-US"/>
            </w:rPr>
          </w:rPrChange>
        </w:rPr>
      </w:pPr>
      <w:ins w:id="1926" w:author="Rosli, Nur Nashriq Nadira" w:date="2021-10-06T17:29:00Z"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927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        {</w:t>
        </w:r>
      </w:ins>
    </w:p>
    <w:p w14:paraId="43BF3CF1" w14:textId="77777777" w:rsidR="005C2466" w:rsidRPr="005C2466" w:rsidRDefault="005C2466" w:rsidP="005C2466">
      <w:pPr>
        <w:shd w:val="clear" w:color="auto" w:fill="FFFFFE"/>
        <w:spacing w:line="270" w:lineRule="atLeast"/>
        <w:rPr>
          <w:ins w:id="1928" w:author="Rosli, Nur Nashriq Nadira" w:date="2021-10-06T17:29:00Z"/>
          <w:rFonts w:ascii="Arial" w:eastAsia="Times New Roman" w:hAnsi="Arial" w:cs="Arial"/>
          <w:color w:val="000000"/>
          <w:sz w:val="16"/>
          <w:szCs w:val="22"/>
          <w:lang w:eastAsia="en-US"/>
          <w:rPrChange w:id="1929" w:author="Rosli, Nur Nashriq Nadira" w:date="2021-10-06T17:32:00Z">
            <w:rPr>
              <w:ins w:id="1930" w:author="Rosli, Nur Nashriq Nadira" w:date="2021-10-06T17:29:00Z"/>
              <w:rFonts w:ascii="Courier New" w:eastAsia="Times New Roman" w:hAnsi="Courier New" w:cs="Courier New"/>
              <w:color w:val="000000"/>
              <w:sz w:val="18"/>
              <w:szCs w:val="18"/>
              <w:lang w:eastAsia="en-US"/>
            </w:rPr>
          </w:rPrChange>
        </w:rPr>
      </w:pPr>
      <w:ins w:id="1931" w:author="Rosli, Nur Nashriq Nadira" w:date="2021-10-06T17:29:00Z"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932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            </w:t>
        </w:r>
        <w:r w:rsidRPr="005C2466">
          <w:rPr>
            <w:rFonts w:ascii="Arial" w:eastAsia="Times New Roman" w:hAnsi="Arial" w:cs="Arial"/>
            <w:color w:val="A31515"/>
            <w:sz w:val="16"/>
            <w:szCs w:val="22"/>
            <w:lang w:eastAsia="en-US"/>
            <w:rPrChange w:id="1933" w:author="Rosli, Nur Nashriq Nadira" w:date="2021-10-06T17:32:00Z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US"/>
              </w:rPr>
            </w:rPrChange>
          </w:rPr>
          <w:t>"aggregation"</w:t>
        </w:r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934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: </w:t>
        </w:r>
        <w:r w:rsidRPr="005C2466">
          <w:rPr>
            <w:rFonts w:ascii="Arial" w:eastAsia="Times New Roman" w:hAnsi="Arial" w:cs="Arial"/>
            <w:color w:val="0451A5"/>
            <w:sz w:val="16"/>
            <w:szCs w:val="22"/>
            <w:lang w:eastAsia="en-US"/>
            <w:rPrChange w:id="1935" w:author="Rosli, Nur Nashriq Nadira" w:date="2021-10-06T17:32:00Z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US"/>
              </w:rPr>
            </w:rPrChange>
          </w:rPr>
          <w:t>"MAX"</w:t>
        </w:r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936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,</w:t>
        </w:r>
      </w:ins>
    </w:p>
    <w:p w14:paraId="1A91D17B" w14:textId="77777777" w:rsidR="005C2466" w:rsidRPr="005C2466" w:rsidRDefault="005C2466" w:rsidP="005C2466">
      <w:pPr>
        <w:shd w:val="clear" w:color="auto" w:fill="FFFFFE"/>
        <w:spacing w:line="270" w:lineRule="atLeast"/>
        <w:rPr>
          <w:ins w:id="1937" w:author="Rosli, Nur Nashriq Nadira" w:date="2021-10-06T17:29:00Z"/>
          <w:rFonts w:ascii="Arial" w:eastAsia="Times New Roman" w:hAnsi="Arial" w:cs="Arial"/>
          <w:color w:val="000000"/>
          <w:sz w:val="16"/>
          <w:szCs w:val="22"/>
          <w:lang w:eastAsia="en-US"/>
          <w:rPrChange w:id="1938" w:author="Rosli, Nur Nashriq Nadira" w:date="2021-10-06T17:32:00Z">
            <w:rPr>
              <w:ins w:id="1939" w:author="Rosli, Nur Nashriq Nadira" w:date="2021-10-06T17:29:00Z"/>
              <w:rFonts w:ascii="Courier New" w:eastAsia="Times New Roman" w:hAnsi="Courier New" w:cs="Courier New"/>
              <w:color w:val="000000"/>
              <w:sz w:val="18"/>
              <w:szCs w:val="18"/>
              <w:lang w:eastAsia="en-US"/>
            </w:rPr>
          </w:rPrChange>
        </w:rPr>
      </w:pPr>
      <w:ins w:id="1940" w:author="Rosli, Nur Nashriq Nadira" w:date="2021-10-06T17:29:00Z"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941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            </w:t>
        </w:r>
        <w:r w:rsidRPr="005C2466">
          <w:rPr>
            <w:rFonts w:ascii="Arial" w:eastAsia="Times New Roman" w:hAnsi="Arial" w:cs="Arial"/>
            <w:color w:val="A31515"/>
            <w:sz w:val="16"/>
            <w:szCs w:val="22"/>
            <w:lang w:eastAsia="en-US"/>
            <w:rPrChange w:id="1942" w:author="Rosli, Nur Nashriq Nadira" w:date="2021-10-06T17:32:00Z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US"/>
              </w:rPr>
            </w:rPrChange>
          </w:rPr>
          <w:t>"attribute"</w:t>
        </w:r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943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: </w:t>
        </w:r>
        <w:r w:rsidRPr="005C2466">
          <w:rPr>
            <w:rFonts w:ascii="Arial" w:eastAsia="Times New Roman" w:hAnsi="Arial" w:cs="Arial"/>
            <w:color w:val="0451A5"/>
            <w:sz w:val="16"/>
            <w:szCs w:val="22"/>
            <w:lang w:eastAsia="en-US"/>
            <w:rPrChange w:id="1944" w:author="Rosli, Nur Nashriq Nadira" w:date="2021-10-06T17:32:00Z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US"/>
              </w:rPr>
            </w:rPrChange>
          </w:rPr>
          <w:t>"ifOutDiscards"</w:t>
        </w:r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945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,</w:t>
        </w:r>
      </w:ins>
    </w:p>
    <w:p w14:paraId="671E0CAF" w14:textId="77777777" w:rsidR="005C2466" w:rsidRPr="005C2466" w:rsidRDefault="005C2466" w:rsidP="005C2466">
      <w:pPr>
        <w:shd w:val="clear" w:color="auto" w:fill="FFFFFE"/>
        <w:spacing w:line="270" w:lineRule="atLeast"/>
        <w:rPr>
          <w:ins w:id="1946" w:author="Rosli, Nur Nashriq Nadira" w:date="2021-10-06T17:29:00Z"/>
          <w:rFonts w:ascii="Arial" w:eastAsia="Times New Roman" w:hAnsi="Arial" w:cs="Arial"/>
          <w:color w:val="000000"/>
          <w:sz w:val="16"/>
          <w:szCs w:val="22"/>
          <w:lang w:eastAsia="en-US"/>
          <w:rPrChange w:id="1947" w:author="Rosli, Nur Nashriq Nadira" w:date="2021-10-06T17:32:00Z">
            <w:rPr>
              <w:ins w:id="1948" w:author="Rosli, Nur Nashriq Nadira" w:date="2021-10-06T17:29:00Z"/>
              <w:rFonts w:ascii="Courier New" w:eastAsia="Times New Roman" w:hAnsi="Courier New" w:cs="Courier New"/>
              <w:color w:val="000000"/>
              <w:sz w:val="18"/>
              <w:szCs w:val="18"/>
              <w:lang w:eastAsia="en-US"/>
            </w:rPr>
          </w:rPrChange>
        </w:rPr>
      </w:pPr>
      <w:ins w:id="1949" w:author="Rosli, Nur Nashriq Nadira" w:date="2021-10-06T17:29:00Z"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950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            </w:t>
        </w:r>
        <w:r w:rsidRPr="005C2466">
          <w:rPr>
            <w:rFonts w:ascii="Arial" w:eastAsia="Times New Roman" w:hAnsi="Arial" w:cs="Arial"/>
            <w:color w:val="A31515"/>
            <w:sz w:val="16"/>
            <w:szCs w:val="22"/>
            <w:lang w:eastAsia="en-US"/>
            <w:rPrChange w:id="1951" w:author="Rosli, Nur Nashriq Nadira" w:date="2021-10-06T17:32:00Z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US"/>
              </w:rPr>
            </w:rPrChange>
          </w:rPr>
          <w:t>"fallback-attribute"</w:t>
        </w:r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952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: </w:t>
        </w:r>
        <w:r w:rsidRPr="005C2466">
          <w:rPr>
            <w:rFonts w:ascii="Arial" w:eastAsia="Times New Roman" w:hAnsi="Arial" w:cs="Arial"/>
            <w:color w:val="0451A5"/>
            <w:sz w:val="16"/>
            <w:szCs w:val="22"/>
            <w:lang w:eastAsia="en-US"/>
            <w:rPrChange w:id="1953" w:author="Rosli, Nur Nashriq Nadira" w:date="2021-10-06T17:32:00Z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US"/>
              </w:rPr>
            </w:rPrChange>
          </w:rPr>
          <w:t>"ifHCOutDiscards"</w:t>
        </w:r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954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,</w:t>
        </w:r>
      </w:ins>
    </w:p>
    <w:p w14:paraId="06D98DD7" w14:textId="77777777" w:rsidR="005C2466" w:rsidRPr="005C2466" w:rsidRDefault="005C2466" w:rsidP="005C2466">
      <w:pPr>
        <w:shd w:val="clear" w:color="auto" w:fill="FFFFFE"/>
        <w:spacing w:line="270" w:lineRule="atLeast"/>
        <w:rPr>
          <w:ins w:id="1955" w:author="Rosli, Nur Nashriq Nadira" w:date="2021-10-06T17:29:00Z"/>
          <w:rFonts w:ascii="Arial" w:eastAsia="Times New Roman" w:hAnsi="Arial" w:cs="Arial"/>
          <w:color w:val="000000"/>
          <w:sz w:val="16"/>
          <w:szCs w:val="22"/>
          <w:lang w:eastAsia="en-US"/>
          <w:rPrChange w:id="1956" w:author="Rosli, Nur Nashriq Nadira" w:date="2021-10-06T17:32:00Z">
            <w:rPr>
              <w:ins w:id="1957" w:author="Rosli, Nur Nashriq Nadira" w:date="2021-10-06T17:29:00Z"/>
              <w:rFonts w:ascii="Courier New" w:eastAsia="Times New Roman" w:hAnsi="Courier New" w:cs="Courier New"/>
              <w:color w:val="000000"/>
              <w:sz w:val="18"/>
              <w:szCs w:val="18"/>
              <w:lang w:eastAsia="en-US"/>
            </w:rPr>
          </w:rPrChange>
        </w:rPr>
      </w:pPr>
      <w:ins w:id="1958" w:author="Rosli, Nur Nashriq Nadira" w:date="2021-10-06T17:29:00Z"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959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            </w:t>
        </w:r>
        <w:r w:rsidRPr="005C2466">
          <w:rPr>
            <w:rFonts w:ascii="Arial" w:eastAsia="Times New Roman" w:hAnsi="Arial" w:cs="Arial"/>
            <w:color w:val="A31515"/>
            <w:sz w:val="16"/>
            <w:szCs w:val="22"/>
            <w:lang w:eastAsia="en-US"/>
            <w:rPrChange w:id="1960" w:author="Rosli, Nur Nashriq Nadira" w:date="2021-10-06T17:32:00Z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US"/>
              </w:rPr>
            </w:rPrChange>
          </w:rPr>
          <w:t>"label"</w:t>
        </w:r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961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: </w:t>
        </w:r>
        <w:r w:rsidRPr="005C2466">
          <w:rPr>
            <w:rFonts w:ascii="Arial" w:eastAsia="Times New Roman" w:hAnsi="Arial" w:cs="Arial"/>
            <w:color w:val="0451A5"/>
            <w:sz w:val="16"/>
            <w:szCs w:val="22"/>
            <w:lang w:eastAsia="en-US"/>
            <w:rPrChange w:id="1962" w:author="Rosli, Nur Nashriq Nadira" w:date="2021-10-06T17:32:00Z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US"/>
              </w:rPr>
            </w:rPrChange>
          </w:rPr>
          <w:t>"USEMCCF1M-LANBMS003-Po1-ifHCOutUcastPkts"</w:t>
        </w:r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963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,</w:t>
        </w:r>
      </w:ins>
    </w:p>
    <w:p w14:paraId="632312AC" w14:textId="77777777" w:rsidR="005C2466" w:rsidRPr="005C2466" w:rsidRDefault="005C2466" w:rsidP="005C2466">
      <w:pPr>
        <w:shd w:val="clear" w:color="auto" w:fill="FFFFFE"/>
        <w:spacing w:line="270" w:lineRule="atLeast"/>
        <w:rPr>
          <w:ins w:id="1964" w:author="Rosli, Nur Nashriq Nadira" w:date="2021-10-06T17:29:00Z"/>
          <w:rFonts w:ascii="Arial" w:eastAsia="Times New Roman" w:hAnsi="Arial" w:cs="Arial"/>
          <w:color w:val="000000"/>
          <w:sz w:val="16"/>
          <w:szCs w:val="22"/>
          <w:lang w:eastAsia="en-US"/>
          <w:rPrChange w:id="1965" w:author="Rosli, Nur Nashriq Nadira" w:date="2021-10-06T17:32:00Z">
            <w:rPr>
              <w:ins w:id="1966" w:author="Rosli, Nur Nashriq Nadira" w:date="2021-10-06T17:29:00Z"/>
              <w:rFonts w:ascii="Courier New" w:eastAsia="Times New Roman" w:hAnsi="Courier New" w:cs="Courier New"/>
              <w:color w:val="000000"/>
              <w:sz w:val="18"/>
              <w:szCs w:val="18"/>
              <w:lang w:eastAsia="en-US"/>
            </w:rPr>
          </w:rPrChange>
        </w:rPr>
      </w:pPr>
      <w:ins w:id="1967" w:author="Rosli, Nur Nashriq Nadira" w:date="2021-10-06T17:29:00Z"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968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            </w:t>
        </w:r>
        <w:r w:rsidRPr="005C2466">
          <w:rPr>
            <w:rFonts w:ascii="Arial" w:eastAsia="Times New Roman" w:hAnsi="Arial" w:cs="Arial"/>
            <w:color w:val="A31515"/>
            <w:sz w:val="16"/>
            <w:szCs w:val="22"/>
            <w:lang w:eastAsia="en-US"/>
            <w:rPrChange w:id="1969" w:author="Rosli, Nur Nashriq Nadira" w:date="2021-10-06T17:32:00Z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US"/>
              </w:rPr>
            </w:rPrChange>
          </w:rPr>
          <w:t>"resourceId"</w:t>
        </w:r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970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: </w:t>
        </w:r>
        <w:r w:rsidRPr="005C2466">
          <w:rPr>
            <w:rFonts w:ascii="Arial" w:eastAsia="Times New Roman" w:hAnsi="Arial" w:cs="Arial"/>
            <w:color w:val="0451A5"/>
            <w:sz w:val="16"/>
            <w:szCs w:val="22"/>
            <w:lang w:eastAsia="en-US"/>
            <w:rPrChange w:id="1971" w:author="Rosli, Nur Nashriq Nadira" w:date="2021-10-06T17:32:00Z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US"/>
              </w:rPr>
            </w:rPrChange>
          </w:rPr>
          <w:t>"node[EMC:USEMCCF1M-LANBMS003].interfaceSnmp[Po1-60735c6417b1]"</w:t>
        </w:r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972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,</w:t>
        </w:r>
      </w:ins>
    </w:p>
    <w:p w14:paraId="539038B5" w14:textId="77777777" w:rsidR="005C2466" w:rsidRPr="005C2466" w:rsidRDefault="005C2466" w:rsidP="005C2466">
      <w:pPr>
        <w:shd w:val="clear" w:color="auto" w:fill="FFFFFE"/>
        <w:spacing w:line="270" w:lineRule="atLeast"/>
        <w:rPr>
          <w:ins w:id="1973" w:author="Rosli, Nur Nashriq Nadira" w:date="2021-10-06T17:29:00Z"/>
          <w:rFonts w:ascii="Arial" w:eastAsia="Times New Roman" w:hAnsi="Arial" w:cs="Arial"/>
          <w:color w:val="000000"/>
          <w:sz w:val="16"/>
          <w:szCs w:val="22"/>
          <w:lang w:eastAsia="en-US"/>
          <w:rPrChange w:id="1974" w:author="Rosli, Nur Nashriq Nadira" w:date="2021-10-06T17:32:00Z">
            <w:rPr>
              <w:ins w:id="1975" w:author="Rosli, Nur Nashriq Nadira" w:date="2021-10-06T17:29:00Z"/>
              <w:rFonts w:ascii="Courier New" w:eastAsia="Times New Roman" w:hAnsi="Courier New" w:cs="Courier New"/>
              <w:color w:val="000000"/>
              <w:sz w:val="18"/>
              <w:szCs w:val="18"/>
              <w:lang w:eastAsia="en-US"/>
            </w:rPr>
          </w:rPrChange>
        </w:rPr>
      </w:pPr>
      <w:ins w:id="1976" w:author="Rosli, Nur Nashriq Nadira" w:date="2021-10-06T17:29:00Z"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977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            </w:t>
        </w:r>
        <w:r w:rsidRPr="005C2466">
          <w:rPr>
            <w:rFonts w:ascii="Arial" w:eastAsia="Times New Roman" w:hAnsi="Arial" w:cs="Arial"/>
            <w:color w:val="A31515"/>
            <w:sz w:val="16"/>
            <w:szCs w:val="22"/>
            <w:lang w:eastAsia="en-US"/>
            <w:rPrChange w:id="1978" w:author="Rosli, Nur Nashriq Nadira" w:date="2021-10-06T17:32:00Z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US"/>
              </w:rPr>
            </w:rPrChange>
          </w:rPr>
          <w:t>"transient"</w:t>
        </w:r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979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: </w:t>
        </w:r>
        <w:r w:rsidRPr="005C2466">
          <w:rPr>
            <w:rFonts w:ascii="Arial" w:eastAsia="Times New Roman" w:hAnsi="Arial" w:cs="Arial"/>
            <w:color w:val="0451A5"/>
            <w:sz w:val="16"/>
            <w:szCs w:val="22"/>
            <w:lang w:eastAsia="en-US"/>
            <w:rPrChange w:id="1980" w:author="Rosli, Nur Nashriq Nadira" w:date="2021-10-06T17:32:00Z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US"/>
              </w:rPr>
            </w:rPrChange>
          </w:rPr>
          <w:t>"false"</w:t>
        </w:r>
      </w:ins>
    </w:p>
    <w:p w14:paraId="5EDC6AFE" w14:textId="77777777" w:rsidR="005C2466" w:rsidRPr="005C2466" w:rsidRDefault="005C2466" w:rsidP="005C2466">
      <w:pPr>
        <w:shd w:val="clear" w:color="auto" w:fill="FFFFFE"/>
        <w:spacing w:line="270" w:lineRule="atLeast"/>
        <w:rPr>
          <w:ins w:id="1981" w:author="Rosli, Nur Nashriq Nadira" w:date="2021-10-06T17:29:00Z"/>
          <w:rFonts w:ascii="Arial" w:eastAsia="Times New Roman" w:hAnsi="Arial" w:cs="Arial"/>
          <w:color w:val="000000"/>
          <w:sz w:val="16"/>
          <w:szCs w:val="22"/>
          <w:lang w:eastAsia="en-US"/>
          <w:rPrChange w:id="1982" w:author="Rosli, Nur Nashriq Nadira" w:date="2021-10-06T17:32:00Z">
            <w:rPr>
              <w:ins w:id="1983" w:author="Rosli, Nur Nashriq Nadira" w:date="2021-10-06T17:29:00Z"/>
              <w:rFonts w:ascii="Courier New" w:eastAsia="Times New Roman" w:hAnsi="Courier New" w:cs="Courier New"/>
              <w:color w:val="000000"/>
              <w:sz w:val="18"/>
              <w:szCs w:val="18"/>
              <w:lang w:eastAsia="en-US"/>
            </w:rPr>
          </w:rPrChange>
        </w:rPr>
      </w:pPr>
      <w:ins w:id="1984" w:author="Rosli, Nur Nashriq Nadira" w:date="2021-10-06T17:29:00Z"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985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        }</w:t>
        </w:r>
      </w:ins>
    </w:p>
    <w:p w14:paraId="49017A0D" w14:textId="77777777" w:rsidR="005C2466" w:rsidRPr="005C2466" w:rsidRDefault="005C2466" w:rsidP="005C2466">
      <w:pPr>
        <w:shd w:val="clear" w:color="auto" w:fill="FFFFFE"/>
        <w:spacing w:line="270" w:lineRule="atLeast"/>
        <w:rPr>
          <w:ins w:id="1986" w:author="Rosli, Nur Nashriq Nadira" w:date="2021-10-06T17:29:00Z"/>
          <w:rFonts w:ascii="Arial" w:eastAsia="Times New Roman" w:hAnsi="Arial" w:cs="Arial"/>
          <w:color w:val="000000"/>
          <w:sz w:val="16"/>
          <w:szCs w:val="22"/>
          <w:lang w:eastAsia="en-US"/>
          <w:rPrChange w:id="1987" w:author="Rosli, Nur Nashriq Nadira" w:date="2021-10-06T17:32:00Z">
            <w:rPr>
              <w:ins w:id="1988" w:author="Rosli, Nur Nashriq Nadira" w:date="2021-10-06T17:29:00Z"/>
              <w:rFonts w:ascii="Courier New" w:eastAsia="Times New Roman" w:hAnsi="Courier New" w:cs="Courier New"/>
              <w:color w:val="000000"/>
              <w:sz w:val="18"/>
              <w:szCs w:val="18"/>
              <w:lang w:eastAsia="en-US"/>
            </w:rPr>
          </w:rPrChange>
        </w:rPr>
      </w:pPr>
      <w:ins w:id="1989" w:author="Rosli, Nur Nashriq Nadira" w:date="2021-10-06T17:29:00Z"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990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    ]</w:t>
        </w:r>
      </w:ins>
    </w:p>
    <w:p w14:paraId="58B40E27" w14:textId="77777777" w:rsidR="005C2466" w:rsidRPr="005C2466" w:rsidRDefault="005C2466" w:rsidP="005C2466">
      <w:pPr>
        <w:shd w:val="clear" w:color="auto" w:fill="FFFFFE"/>
        <w:spacing w:line="270" w:lineRule="atLeast"/>
        <w:rPr>
          <w:ins w:id="1991" w:author="Rosli, Nur Nashriq Nadira" w:date="2021-10-06T17:29:00Z"/>
          <w:rFonts w:ascii="Arial" w:eastAsia="Times New Roman" w:hAnsi="Arial" w:cs="Arial"/>
          <w:color w:val="000000"/>
          <w:sz w:val="16"/>
          <w:szCs w:val="22"/>
          <w:lang w:eastAsia="en-US"/>
          <w:rPrChange w:id="1992" w:author="Rosli, Nur Nashriq Nadira" w:date="2021-10-06T17:32:00Z">
            <w:rPr>
              <w:ins w:id="1993" w:author="Rosli, Nur Nashriq Nadira" w:date="2021-10-06T17:29:00Z"/>
              <w:rFonts w:ascii="Courier New" w:eastAsia="Times New Roman" w:hAnsi="Courier New" w:cs="Courier New"/>
              <w:color w:val="000000"/>
              <w:sz w:val="18"/>
              <w:szCs w:val="18"/>
              <w:lang w:eastAsia="en-US"/>
            </w:rPr>
          </w:rPrChange>
        </w:rPr>
      </w:pPr>
      <w:ins w:id="1994" w:author="Rosli, Nur Nashriq Nadira" w:date="2021-10-06T17:29:00Z">
        <w:r w:rsidRPr="005C2466">
          <w:rPr>
            <w:rFonts w:ascii="Arial" w:eastAsia="Times New Roman" w:hAnsi="Arial" w:cs="Arial"/>
            <w:color w:val="000000"/>
            <w:sz w:val="16"/>
            <w:szCs w:val="22"/>
            <w:lang w:eastAsia="en-US"/>
            <w:rPrChange w:id="1995" w:author="Rosli, Nur Nashriq Nadira" w:date="2021-10-06T17:32:00Z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US"/>
              </w:rPr>
            </w:rPrChange>
          </w:rPr>
          <w:t>}</w:t>
        </w:r>
      </w:ins>
    </w:p>
    <w:p w14:paraId="5807BC7B" w14:textId="29B0CE58" w:rsidR="00431294" w:rsidRPr="005C2466" w:rsidDel="005C2466" w:rsidRDefault="00431294" w:rsidP="00431294">
      <w:pPr>
        <w:rPr>
          <w:ins w:id="1996" w:author="Arulthevan, Yuroshyini" w:date="2020-05-19T09:29:00Z"/>
          <w:del w:id="1997" w:author="Rosli, Nur Nashriq Nadira" w:date="2021-10-06T17:29:00Z"/>
          <w:rFonts w:ascii="Arial" w:hAnsi="Arial" w:cs="Arial"/>
          <w:sz w:val="22"/>
          <w:szCs w:val="22"/>
        </w:rPr>
      </w:pPr>
      <w:ins w:id="1998" w:author="Arulthevan, Yuroshyini" w:date="2020-05-19T09:29:00Z">
        <w:del w:id="1999" w:author="Rosli, Nur Nashriq Nadira" w:date="2021-10-06T17:29:00Z">
          <w:r w:rsidRPr="005C2466" w:rsidDel="005C2466">
            <w:rPr>
              <w:rFonts w:ascii="Arial" w:hAnsi="Arial" w:cs="Arial"/>
              <w:sz w:val="22"/>
              <w:szCs w:val="22"/>
            </w:rPr>
            <w:delText>{</w:delText>
          </w:r>
        </w:del>
      </w:ins>
    </w:p>
    <w:p w14:paraId="3BD6A1DC" w14:textId="43190553" w:rsidR="00431294" w:rsidRPr="005C2466" w:rsidDel="005C2466" w:rsidRDefault="00431294" w:rsidP="00431294">
      <w:pPr>
        <w:rPr>
          <w:ins w:id="2000" w:author="Arulthevan, Yuroshyini" w:date="2020-05-19T09:29:00Z"/>
          <w:del w:id="2001" w:author="Rosli, Nur Nashriq Nadira" w:date="2021-10-06T17:29:00Z"/>
          <w:rFonts w:ascii="Arial" w:hAnsi="Arial" w:cs="Arial"/>
          <w:sz w:val="22"/>
          <w:szCs w:val="22"/>
        </w:rPr>
      </w:pPr>
      <w:ins w:id="2002" w:author="Arulthevan, Yuroshyini" w:date="2020-05-19T09:29:00Z">
        <w:del w:id="2003" w:author="Rosli, Nur Nashriq Nadira" w:date="2021-10-06T17:29:00Z">
          <w:r w:rsidRPr="005C2466" w:rsidDel="005C2466">
            <w:rPr>
              <w:rFonts w:ascii="Arial" w:hAnsi="Arial" w:cs="Arial"/>
              <w:sz w:val="22"/>
              <w:szCs w:val="22"/>
            </w:rPr>
            <w:delText xml:space="preserve">    "start": 1581677792883,</w:delText>
          </w:r>
        </w:del>
      </w:ins>
    </w:p>
    <w:p w14:paraId="340C5355" w14:textId="170CCE42" w:rsidR="00431294" w:rsidRPr="005C2466" w:rsidDel="005C2466" w:rsidRDefault="00431294" w:rsidP="00431294">
      <w:pPr>
        <w:rPr>
          <w:ins w:id="2004" w:author="Arulthevan, Yuroshyini" w:date="2020-05-19T09:29:00Z"/>
          <w:del w:id="2005" w:author="Rosli, Nur Nashriq Nadira" w:date="2021-10-06T17:29:00Z"/>
          <w:rFonts w:ascii="Arial" w:hAnsi="Arial" w:cs="Arial"/>
          <w:sz w:val="22"/>
          <w:szCs w:val="22"/>
        </w:rPr>
      </w:pPr>
      <w:ins w:id="2006" w:author="Arulthevan, Yuroshyini" w:date="2020-05-19T09:29:00Z">
        <w:del w:id="2007" w:author="Rosli, Nur Nashriq Nadira" w:date="2021-10-06T17:29:00Z">
          <w:r w:rsidRPr="005C2466" w:rsidDel="005C2466">
            <w:rPr>
              <w:rFonts w:ascii="Arial" w:hAnsi="Arial" w:cs="Arial"/>
              <w:sz w:val="22"/>
              <w:szCs w:val="22"/>
            </w:rPr>
            <w:delText xml:space="preserve">    "end": 1581681392883,</w:delText>
          </w:r>
        </w:del>
      </w:ins>
    </w:p>
    <w:p w14:paraId="57E5B89F" w14:textId="0D61FB7C" w:rsidR="00431294" w:rsidRPr="005C2466" w:rsidDel="005C2466" w:rsidRDefault="00431294" w:rsidP="00431294">
      <w:pPr>
        <w:rPr>
          <w:ins w:id="2008" w:author="Arulthevan, Yuroshyini" w:date="2020-05-19T09:29:00Z"/>
          <w:del w:id="2009" w:author="Rosli, Nur Nashriq Nadira" w:date="2021-10-06T17:29:00Z"/>
          <w:rFonts w:ascii="Arial" w:hAnsi="Arial" w:cs="Arial"/>
          <w:sz w:val="22"/>
          <w:szCs w:val="22"/>
        </w:rPr>
      </w:pPr>
      <w:ins w:id="2010" w:author="Arulthevan, Yuroshyini" w:date="2020-05-19T09:29:00Z">
        <w:del w:id="2011" w:author="Rosli, Nur Nashriq Nadira" w:date="2021-10-06T17:29:00Z">
          <w:r w:rsidRPr="005C2466" w:rsidDel="005C2466">
            <w:rPr>
              <w:rFonts w:ascii="Arial" w:hAnsi="Arial" w:cs="Arial"/>
              <w:sz w:val="22"/>
              <w:szCs w:val="22"/>
            </w:rPr>
            <w:delText xml:space="preserve">    "step": 600000,</w:delText>
          </w:r>
        </w:del>
      </w:ins>
    </w:p>
    <w:p w14:paraId="22E89650" w14:textId="3AD4FA09" w:rsidR="00431294" w:rsidRPr="005C2466" w:rsidDel="005C2466" w:rsidRDefault="00431294" w:rsidP="00431294">
      <w:pPr>
        <w:rPr>
          <w:ins w:id="2012" w:author="Arulthevan, Yuroshyini" w:date="2020-05-19T09:29:00Z"/>
          <w:del w:id="2013" w:author="Rosli, Nur Nashriq Nadira" w:date="2021-10-06T17:29:00Z"/>
          <w:rFonts w:ascii="Arial" w:hAnsi="Arial" w:cs="Arial"/>
          <w:sz w:val="22"/>
          <w:szCs w:val="22"/>
        </w:rPr>
      </w:pPr>
      <w:ins w:id="2014" w:author="Arulthevan, Yuroshyini" w:date="2020-05-19T09:29:00Z">
        <w:del w:id="2015" w:author="Rosli, Nur Nashriq Nadira" w:date="2021-10-06T17:29:00Z">
          <w:r w:rsidRPr="005C2466" w:rsidDel="005C2466">
            <w:rPr>
              <w:rFonts w:ascii="Arial" w:hAnsi="Arial" w:cs="Arial"/>
              <w:sz w:val="22"/>
              <w:szCs w:val="22"/>
            </w:rPr>
            <w:delText xml:space="preserve">    "maxrows": 500,</w:delText>
          </w:r>
        </w:del>
      </w:ins>
    </w:p>
    <w:p w14:paraId="4FDB39C7" w14:textId="007E95DE" w:rsidR="00431294" w:rsidRPr="005C2466" w:rsidDel="005C2466" w:rsidRDefault="00431294" w:rsidP="00431294">
      <w:pPr>
        <w:rPr>
          <w:ins w:id="2016" w:author="Arulthevan, Yuroshyini" w:date="2020-05-19T09:29:00Z"/>
          <w:del w:id="2017" w:author="Rosli, Nur Nashriq Nadira" w:date="2021-10-06T17:29:00Z"/>
          <w:rFonts w:ascii="Arial" w:hAnsi="Arial" w:cs="Arial"/>
          <w:sz w:val="22"/>
          <w:szCs w:val="22"/>
        </w:rPr>
      </w:pPr>
      <w:ins w:id="2018" w:author="Arulthevan, Yuroshyini" w:date="2020-05-19T09:29:00Z">
        <w:del w:id="2019" w:author="Rosli, Nur Nashriq Nadira" w:date="2021-10-06T17:29:00Z">
          <w:r w:rsidRPr="005C2466" w:rsidDel="005C2466">
            <w:rPr>
              <w:rFonts w:ascii="Arial" w:hAnsi="Arial" w:cs="Arial"/>
              <w:sz w:val="22"/>
              <w:szCs w:val="22"/>
            </w:rPr>
            <w:delText xml:space="preserve">    "source": [</w:delText>
          </w:r>
        </w:del>
      </w:ins>
    </w:p>
    <w:p w14:paraId="28446268" w14:textId="4D0A740D" w:rsidR="00431294" w:rsidRPr="005C2466" w:rsidDel="005C2466" w:rsidRDefault="00431294" w:rsidP="00431294">
      <w:pPr>
        <w:rPr>
          <w:ins w:id="2020" w:author="Arulthevan, Yuroshyini" w:date="2020-05-19T09:29:00Z"/>
          <w:del w:id="2021" w:author="Rosli, Nur Nashriq Nadira" w:date="2021-10-06T17:29:00Z"/>
          <w:rFonts w:ascii="Arial" w:hAnsi="Arial" w:cs="Arial"/>
          <w:sz w:val="22"/>
          <w:szCs w:val="22"/>
        </w:rPr>
      </w:pPr>
      <w:ins w:id="2022" w:author="Arulthevan, Yuroshyini" w:date="2020-05-19T09:29:00Z">
        <w:del w:id="2023" w:author="Rosli, Nur Nashriq Nadira" w:date="2021-10-06T17:29:00Z">
          <w:r w:rsidRPr="005C2466" w:rsidDel="005C2466">
            <w:rPr>
              <w:rFonts w:ascii="Arial" w:hAnsi="Arial" w:cs="Arial"/>
              <w:sz w:val="22"/>
              <w:szCs w:val="22"/>
            </w:rPr>
            <w:delText xml:space="preserve">        {</w:delText>
          </w:r>
        </w:del>
      </w:ins>
    </w:p>
    <w:p w14:paraId="628004D3" w14:textId="6482306A" w:rsidR="00431294" w:rsidRPr="005C2466" w:rsidDel="005C2466" w:rsidRDefault="00431294" w:rsidP="00431294">
      <w:pPr>
        <w:rPr>
          <w:ins w:id="2024" w:author="Arulthevan, Yuroshyini" w:date="2020-05-19T09:29:00Z"/>
          <w:del w:id="2025" w:author="Rosli, Nur Nashriq Nadira" w:date="2021-10-06T17:29:00Z"/>
          <w:rFonts w:ascii="Arial" w:hAnsi="Arial" w:cs="Arial"/>
          <w:sz w:val="22"/>
          <w:szCs w:val="22"/>
        </w:rPr>
      </w:pPr>
      <w:ins w:id="2026" w:author="Arulthevan, Yuroshyini" w:date="2020-05-19T09:29:00Z">
        <w:del w:id="2027" w:author="Rosli, Nur Nashriq Nadira" w:date="2021-10-06T17:29:00Z">
          <w:r w:rsidRPr="005C2466" w:rsidDel="005C2466">
            <w:rPr>
              <w:rFonts w:ascii="Arial" w:hAnsi="Arial" w:cs="Arial"/>
              <w:sz w:val="22"/>
              <w:szCs w:val="22"/>
            </w:rPr>
            <w:delText xml:space="preserve">            "aggregation": "MAX",</w:delText>
          </w:r>
        </w:del>
      </w:ins>
    </w:p>
    <w:p w14:paraId="6445F2B5" w14:textId="102B633B" w:rsidR="00431294" w:rsidRPr="005C2466" w:rsidDel="005C2466" w:rsidRDefault="00431294" w:rsidP="00431294">
      <w:pPr>
        <w:rPr>
          <w:ins w:id="2028" w:author="Arulthevan, Yuroshyini" w:date="2020-05-19T09:29:00Z"/>
          <w:del w:id="2029" w:author="Rosli, Nur Nashriq Nadira" w:date="2021-10-06T17:29:00Z"/>
          <w:rFonts w:ascii="Arial" w:hAnsi="Arial" w:cs="Arial"/>
          <w:sz w:val="22"/>
          <w:szCs w:val="22"/>
        </w:rPr>
      </w:pPr>
      <w:ins w:id="2030" w:author="Arulthevan, Yuroshyini" w:date="2020-05-19T09:29:00Z">
        <w:del w:id="2031" w:author="Rosli, Nur Nashriq Nadira" w:date="2021-10-06T17:29:00Z">
          <w:r w:rsidRPr="005C2466" w:rsidDel="005C2466">
            <w:rPr>
              <w:rFonts w:ascii="Arial" w:hAnsi="Arial" w:cs="Arial"/>
              <w:sz w:val="22"/>
              <w:szCs w:val="22"/>
            </w:rPr>
            <w:delText xml:space="preserve">            "attribute": "ifInDiscards",</w:delText>
          </w:r>
        </w:del>
      </w:ins>
    </w:p>
    <w:p w14:paraId="6A7D04B5" w14:textId="3DA0828E" w:rsidR="00431294" w:rsidRPr="005C2466" w:rsidDel="005C2466" w:rsidRDefault="00431294" w:rsidP="00431294">
      <w:pPr>
        <w:rPr>
          <w:ins w:id="2032" w:author="Arulthevan, Yuroshyini" w:date="2020-05-19T09:29:00Z"/>
          <w:del w:id="2033" w:author="Rosli, Nur Nashriq Nadira" w:date="2021-10-06T17:29:00Z"/>
          <w:rFonts w:ascii="Arial" w:hAnsi="Arial" w:cs="Arial"/>
          <w:sz w:val="22"/>
          <w:szCs w:val="22"/>
        </w:rPr>
      </w:pPr>
      <w:ins w:id="2034" w:author="Arulthevan, Yuroshyini" w:date="2020-05-19T09:29:00Z">
        <w:del w:id="2035" w:author="Rosli, Nur Nashriq Nadira" w:date="2021-10-06T17:29:00Z">
          <w:r w:rsidRPr="005C2466" w:rsidDel="005C2466">
            <w:rPr>
              <w:rFonts w:ascii="Arial" w:hAnsi="Arial" w:cs="Arial"/>
              <w:sz w:val="22"/>
              <w:szCs w:val="22"/>
            </w:rPr>
            <w:delText xml:space="preserve">            "fallback-attribute": "ifHCInDiscards",</w:delText>
          </w:r>
        </w:del>
      </w:ins>
    </w:p>
    <w:p w14:paraId="592A96BA" w14:textId="1B6E01A6" w:rsidR="00431294" w:rsidRPr="005C2466" w:rsidDel="005C2466" w:rsidRDefault="00431294" w:rsidP="00431294">
      <w:pPr>
        <w:rPr>
          <w:ins w:id="2036" w:author="Arulthevan, Yuroshyini" w:date="2020-05-19T09:29:00Z"/>
          <w:del w:id="2037" w:author="Rosli, Nur Nashriq Nadira" w:date="2021-10-06T17:29:00Z"/>
          <w:rFonts w:ascii="Arial" w:hAnsi="Arial" w:cs="Arial"/>
          <w:sz w:val="22"/>
          <w:szCs w:val="22"/>
        </w:rPr>
      </w:pPr>
      <w:ins w:id="2038" w:author="Arulthevan, Yuroshyini" w:date="2020-05-19T09:29:00Z">
        <w:del w:id="2039" w:author="Rosli, Nur Nashriq Nadira" w:date="2021-10-06T17:29:00Z">
          <w:r w:rsidRPr="005C2466" w:rsidDel="005C2466">
            <w:rPr>
              <w:rFonts w:ascii="Arial" w:hAnsi="Arial" w:cs="Arial"/>
              <w:sz w:val="22"/>
              <w:szCs w:val="22"/>
            </w:rPr>
            <w:delText xml:space="preserve">            "label": "USEMCCF1M-LANBMS003-Po1-ifHCInUcastPkts",</w:delText>
          </w:r>
        </w:del>
      </w:ins>
    </w:p>
    <w:p w14:paraId="51E54AE4" w14:textId="7412D5D0" w:rsidR="00431294" w:rsidRPr="005C2466" w:rsidDel="005C2466" w:rsidRDefault="00431294" w:rsidP="00431294">
      <w:pPr>
        <w:rPr>
          <w:ins w:id="2040" w:author="Arulthevan, Yuroshyini" w:date="2020-05-19T09:29:00Z"/>
          <w:del w:id="2041" w:author="Rosli, Nur Nashriq Nadira" w:date="2021-10-06T17:29:00Z"/>
          <w:rFonts w:ascii="Arial" w:hAnsi="Arial" w:cs="Arial"/>
          <w:sz w:val="22"/>
          <w:szCs w:val="22"/>
        </w:rPr>
      </w:pPr>
      <w:ins w:id="2042" w:author="Arulthevan, Yuroshyini" w:date="2020-05-19T09:29:00Z">
        <w:del w:id="2043" w:author="Rosli, Nur Nashriq Nadira" w:date="2021-10-06T17:29:00Z">
          <w:r w:rsidRPr="005C2466" w:rsidDel="005C2466">
            <w:rPr>
              <w:rFonts w:ascii="Arial" w:hAnsi="Arial" w:cs="Arial"/>
              <w:sz w:val="22"/>
              <w:szCs w:val="22"/>
            </w:rPr>
            <w:delText xml:space="preserve">            "resourceId": "node[EMC:USEMCCF1M-LANBMS003].interfaceSnmp[Po1-</w:delText>
          </w:r>
        </w:del>
        <w:del w:id="2044" w:author="Rosli, Nur Nashriq Nadira" w:date="2021-10-06T17:19:00Z">
          <w:r w:rsidRPr="005C2466" w:rsidDel="00195BFA">
            <w:rPr>
              <w:rFonts w:ascii="Arial" w:hAnsi="Arial" w:cs="Arial"/>
              <w:sz w:val="22"/>
              <w:szCs w:val="22"/>
            </w:rPr>
            <w:delText>60735c6417b3</w:delText>
          </w:r>
        </w:del>
        <w:del w:id="2045" w:author="Rosli, Nur Nashriq Nadira" w:date="2021-10-06T17:29:00Z">
          <w:r w:rsidRPr="005C2466" w:rsidDel="005C2466">
            <w:rPr>
              <w:rFonts w:ascii="Arial" w:hAnsi="Arial" w:cs="Arial"/>
              <w:sz w:val="22"/>
              <w:szCs w:val="22"/>
            </w:rPr>
            <w:delText>]",</w:delText>
          </w:r>
        </w:del>
      </w:ins>
    </w:p>
    <w:p w14:paraId="6476E731" w14:textId="7DCA4B23" w:rsidR="00431294" w:rsidRPr="005C2466" w:rsidDel="005C2466" w:rsidRDefault="00431294" w:rsidP="00431294">
      <w:pPr>
        <w:rPr>
          <w:ins w:id="2046" w:author="Arulthevan, Yuroshyini" w:date="2020-05-19T09:29:00Z"/>
          <w:del w:id="2047" w:author="Rosli, Nur Nashriq Nadira" w:date="2021-10-06T17:29:00Z"/>
          <w:rFonts w:ascii="Arial" w:hAnsi="Arial" w:cs="Arial"/>
          <w:sz w:val="22"/>
          <w:szCs w:val="22"/>
        </w:rPr>
      </w:pPr>
      <w:ins w:id="2048" w:author="Arulthevan, Yuroshyini" w:date="2020-05-19T09:29:00Z">
        <w:del w:id="2049" w:author="Rosli, Nur Nashriq Nadira" w:date="2021-10-06T17:29:00Z">
          <w:r w:rsidRPr="005C2466" w:rsidDel="005C2466">
            <w:rPr>
              <w:rFonts w:ascii="Arial" w:hAnsi="Arial" w:cs="Arial"/>
              <w:sz w:val="22"/>
              <w:szCs w:val="22"/>
            </w:rPr>
            <w:delText xml:space="preserve">            "transient": "false"</w:delText>
          </w:r>
        </w:del>
      </w:ins>
    </w:p>
    <w:p w14:paraId="40901EE3" w14:textId="364CE829" w:rsidR="00431294" w:rsidRPr="005C2466" w:rsidDel="005C2466" w:rsidRDefault="00431294" w:rsidP="00431294">
      <w:pPr>
        <w:rPr>
          <w:ins w:id="2050" w:author="Arulthevan, Yuroshyini" w:date="2020-05-19T09:29:00Z"/>
          <w:del w:id="2051" w:author="Rosli, Nur Nashriq Nadira" w:date="2021-10-06T17:29:00Z"/>
          <w:rFonts w:ascii="Arial" w:hAnsi="Arial" w:cs="Arial"/>
          <w:sz w:val="22"/>
          <w:szCs w:val="22"/>
        </w:rPr>
      </w:pPr>
      <w:ins w:id="2052" w:author="Arulthevan, Yuroshyini" w:date="2020-05-19T09:29:00Z">
        <w:del w:id="2053" w:author="Rosli, Nur Nashriq Nadira" w:date="2021-10-06T17:29:00Z">
          <w:r w:rsidRPr="005C2466" w:rsidDel="005C2466">
            <w:rPr>
              <w:rFonts w:ascii="Arial" w:hAnsi="Arial" w:cs="Arial"/>
              <w:sz w:val="22"/>
              <w:szCs w:val="22"/>
            </w:rPr>
            <w:delText xml:space="preserve">        },</w:delText>
          </w:r>
        </w:del>
      </w:ins>
    </w:p>
    <w:p w14:paraId="73FDCD5E" w14:textId="40BBB684" w:rsidR="00431294" w:rsidRPr="005C2466" w:rsidDel="005C2466" w:rsidRDefault="00431294" w:rsidP="00431294">
      <w:pPr>
        <w:rPr>
          <w:ins w:id="2054" w:author="Arulthevan, Yuroshyini" w:date="2020-05-19T09:29:00Z"/>
          <w:del w:id="2055" w:author="Rosli, Nur Nashriq Nadira" w:date="2021-10-06T17:29:00Z"/>
          <w:rFonts w:ascii="Arial" w:hAnsi="Arial" w:cs="Arial"/>
          <w:sz w:val="22"/>
          <w:szCs w:val="22"/>
        </w:rPr>
      </w:pPr>
      <w:ins w:id="2056" w:author="Arulthevan, Yuroshyini" w:date="2020-05-19T09:29:00Z">
        <w:del w:id="2057" w:author="Rosli, Nur Nashriq Nadira" w:date="2021-10-06T17:29:00Z">
          <w:r w:rsidRPr="005C2466" w:rsidDel="005C2466">
            <w:rPr>
              <w:rFonts w:ascii="Arial" w:hAnsi="Arial" w:cs="Arial"/>
              <w:sz w:val="22"/>
              <w:szCs w:val="22"/>
            </w:rPr>
            <w:delText xml:space="preserve">        {</w:delText>
          </w:r>
        </w:del>
      </w:ins>
    </w:p>
    <w:p w14:paraId="6ABC865B" w14:textId="02916A91" w:rsidR="00431294" w:rsidRPr="005C2466" w:rsidDel="005C2466" w:rsidRDefault="00431294" w:rsidP="00431294">
      <w:pPr>
        <w:rPr>
          <w:ins w:id="2058" w:author="Arulthevan, Yuroshyini" w:date="2020-05-19T09:29:00Z"/>
          <w:del w:id="2059" w:author="Rosli, Nur Nashriq Nadira" w:date="2021-10-06T17:29:00Z"/>
          <w:rFonts w:ascii="Arial" w:hAnsi="Arial" w:cs="Arial"/>
          <w:sz w:val="22"/>
          <w:szCs w:val="22"/>
        </w:rPr>
      </w:pPr>
      <w:ins w:id="2060" w:author="Arulthevan, Yuroshyini" w:date="2020-05-19T09:29:00Z">
        <w:del w:id="2061" w:author="Rosli, Nur Nashriq Nadira" w:date="2021-10-06T17:29:00Z">
          <w:r w:rsidRPr="005C2466" w:rsidDel="005C2466">
            <w:rPr>
              <w:rFonts w:ascii="Arial" w:hAnsi="Arial" w:cs="Arial"/>
              <w:sz w:val="22"/>
              <w:szCs w:val="22"/>
            </w:rPr>
            <w:delText xml:space="preserve">            "aggregation": "MAX",</w:delText>
          </w:r>
        </w:del>
      </w:ins>
    </w:p>
    <w:p w14:paraId="5D7B50F6" w14:textId="57D53EAE" w:rsidR="00431294" w:rsidRPr="005C2466" w:rsidDel="005C2466" w:rsidRDefault="00431294" w:rsidP="00431294">
      <w:pPr>
        <w:rPr>
          <w:ins w:id="2062" w:author="Arulthevan, Yuroshyini" w:date="2020-05-19T09:29:00Z"/>
          <w:del w:id="2063" w:author="Rosli, Nur Nashriq Nadira" w:date="2021-10-06T17:29:00Z"/>
          <w:rFonts w:ascii="Arial" w:hAnsi="Arial" w:cs="Arial"/>
          <w:sz w:val="22"/>
          <w:szCs w:val="22"/>
        </w:rPr>
      </w:pPr>
      <w:ins w:id="2064" w:author="Arulthevan, Yuroshyini" w:date="2020-05-19T09:29:00Z">
        <w:del w:id="2065" w:author="Rosli, Nur Nashriq Nadira" w:date="2021-10-06T17:29:00Z">
          <w:r w:rsidRPr="005C2466" w:rsidDel="005C2466">
            <w:rPr>
              <w:rFonts w:ascii="Arial" w:hAnsi="Arial" w:cs="Arial"/>
              <w:sz w:val="22"/>
              <w:szCs w:val="22"/>
            </w:rPr>
            <w:delText xml:space="preserve">            "attribute": "ifOutDiscards",</w:delText>
          </w:r>
        </w:del>
      </w:ins>
    </w:p>
    <w:p w14:paraId="5EDDC987" w14:textId="6A4360F9" w:rsidR="00431294" w:rsidRPr="005C2466" w:rsidDel="005C2466" w:rsidRDefault="00431294" w:rsidP="00431294">
      <w:pPr>
        <w:rPr>
          <w:ins w:id="2066" w:author="Arulthevan, Yuroshyini" w:date="2020-05-19T09:29:00Z"/>
          <w:del w:id="2067" w:author="Rosli, Nur Nashriq Nadira" w:date="2021-10-06T17:29:00Z"/>
          <w:rFonts w:ascii="Arial" w:hAnsi="Arial" w:cs="Arial"/>
          <w:sz w:val="22"/>
          <w:szCs w:val="22"/>
        </w:rPr>
      </w:pPr>
      <w:ins w:id="2068" w:author="Arulthevan, Yuroshyini" w:date="2020-05-19T09:29:00Z">
        <w:del w:id="2069" w:author="Rosli, Nur Nashriq Nadira" w:date="2021-10-06T17:29:00Z">
          <w:r w:rsidRPr="005C2466" w:rsidDel="005C2466">
            <w:rPr>
              <w:rFonts w:ascii="Arial" w:hAnsi="Arial" w:cs="Arial"/>
              <w:sz w:val="22"/>
              <w:szCs w:val="22"/>
            </w:rPr>
            <w:delText xml:space="preserve">            "fallback-attribute": "ifHCOutDiscards",</w:delText>
          </w:r>
        </w:del>
      </w:ins>
    </w:p>
    <w:p w14:paraId="7D8929EA" w14:textId="3FA9655D" w:rsidR="00431294" w:rsidRPr="005C2466" w:rsidDel="005C2466" w:rsidRDefault="00431294" w:rsidP="00431294">
      <w:pPr>
        <w:rPr>
          <w:ins w:id="2070" w:author="Arulthevan, Yuroshyini" w:date="2020-05-19T09:29:00Z"/>
          <w:del w:id="2071" w:author="Rosli, Nur Nashriq Nadira" w:date="2021-10-06T17:29:00Z"/>
          <w:rFonts w:ascii="Arial" w:hAnsi="Arial" w:cs="Arial"/>
          <w:sz w:val="22"/>
          <w:szCs w:val="22"/>
        </w:rPr>
      </w:pPr>
      <w:ins w:id="2072" w:author="Arulthevan, Yuroshyini" w:date="2020-05-19T09:29:00Z">
        <w:del w:id="2073" w:author="Rosli, Nur Nashriq Nadira" w:date="2021-10-06T17:29:00Z">
          <w:r w:rsidRPr="005C2466" w:rsidDel="005C2466">
            <w:rPr>
              <w:rFonts w:ascii="Arial" w:hAnsi="Arial" w:cs="Arial"/>
              <w:sz w:val="22"/>
              <w:szCs w:val="22"/>
            </w:rPr>
            <w:delText xml:space="preserve">            "label": "USEMCCF1M-LANBMS003-Po1-ifHCOutUcastPkts",</w:delText>
          </w:r>
        </w:del>
      </w:ins>
    </w:p>
    <w:p w14:paraId="1219E91A" w14:textId="04ABDC30" w:rsidR="00431294" w:rsidRPr="005C2466" w:rsidDel="005C2466" w:rsidRDefault="00431294" w:rsidP="00431294">
      <w:pPr>
        <w:rPr>
          <w:ins w:id="2074" w:author="Arulthevan, Yuroshyini" w:date="2020-05-19T09:29:00Z"/>
          <w:del w:id="2075" w:author="Rosli, Nur Nashriq Nadira" w:date="2021-10-06T17:29:00Z"/>
          <w:rFonts w:ascii="Arial" w:hAnsi="Arial" w:cs="Arial"/>
          <w:sz w:val="22"/>
          <w:szCs w:val="22"/>
        </w:rPr>
      </w:pPr>
      <w:ins w:id="2076" w:author="Arulthevan, Yuroshyini" w:date="2020-05-19T09:29:00Z">
        <w:del w:id="2077" w:author="Rosli, Nur Nashriq Nadira" w:date="2021-10-06T17:29:00Z">
          <w:r w:rsidRPr="005C2466" w:rsidDel="005C2466">
            <w:rPr>
              <w:rFonts w:ascii="Arial" w:hAnsi="Arial" w:cs="Arial"/>
              <w:sz w:val="22"/>
              <w:szCs w:val="22"/>
            </w:rPr>
            <w:delText xml:space="preserve">            "resourceId": "node[EMC:USEMCCF1M-LANBMS003].interfaceSnmp[Po1-</w:delText>
          </w:r>
        </w:del>
        <w:del w:id="2078" w:author="Rosli, Nur Nashriq Nadira" w:date="2021-10-06T17:20:00Z">
          <w:r w:rsidRPr="005C2466" w:rsidDel="00195BFA">
            <w:rPr>
              <w:rFonts w:ascii="Arial" w:hAnsi="Arial" w:cs="Arial"/>
              <w:sz w:val="22"/>
              <w:szCs w:val="22"/>
            </w:rPr>
            <w:delText>60735c6417b3</w:delText>
          </w:r>
        </w:del>
        <w:del w:id="2079" w:author="Rosli, Nur Nashriq Nadira" w:date="2021-10-06T17:29:00Z">
          <w:r w:rsidRPr="005C2466" w:rsidDel="005C2466">
            <w:rPr>
              <w:rFonts w:ascii="Arial" w:hAnsi="Arial" w:cs="Arial"/>
              <w:sz w:val="22"/>
              <w:szCs w:val="22"/>
            </w:rPr>
            <w:delText>]",</w:delText>
          </w:r>
        </w:del>
      </w:ins>
    </w:p>
    <w:p w14:paraId="07103DED" w14:textId="05A450CE" w:rsidR="00431294" w:rsidRPr="005C2466" w:rsidDel="005C2466" w:rsidRDefault="00431294" w:rsidP="00431294">
      <w:pPr>
        <w:rPr>
          <w:ins w:id="2080" w:author="Arulthevan, Yuroshyini" w:date="2020-05-19T09:29:00Z"/>
          <w:del w:id="2081" w:author="Rosli, Nur Nashriq Nadira" w:date="2021-10-06T17:29:00Z"/>
          <w:rFonts w:ascii="Arial" w:hAnsi="Arial" w:cs="Arial"/>
          <w:sz w:val="22"/>
          <w:szCs w:val="22"/>
        </w:rPr>
      </w:pPr>
      <w:ins w:id="2082" w:author="Arulthevan, Yuroshyini" w:date="2020-05-19T09:29:00Z">
        <w:del w:id="2083" w:author="Rosli, Nur Nashriq Nadira" w:date="2021-10-06T17:29:00Z">
          <w:r w:rsidRPr="005C2466" w:rsidDel="005C2466">
            <w:rPr>
              <w:rFonts w:ascii="Arial" w:hAnsi="Arial" w:cs="Arial"/>
              <w:sz w:val="22"/>
              <w:szCs w:val="22"/>
            </w:rPr>
            <w:delText xml:space="preserve">            "transient": "false"</w:delText>
          </w:r>
        </w:del>
      </w:ins>
    </w:p>
    <w:p w14:paraId="15245869" w14:textId="5E77EB10" w:rsidR="00431294" w:rsidRPr="005C2466" w:rsidDel="005C2466" w:rsidRDefault="00431294" w:rsidP="00431294">
      <w:pPr>
        <w:rPr>
          <w:ins w:id="2084" w:author="Arulthevan, Yuroshyini" w:date="2020-05-19T09:29:00Z"/>
          <w:del w:id="2085" w:author="Rosli, Nur Nashriq Nadira" w:date="2021-10-06T17:29:00Z"/>
          <w:rFonts w:ascii="Arial" w:hAnsi="Arial" w:cs="Arial"/>
          <w:sz w:val="22"/>
          <w:szCs w:val="22"/>
        </w:rPr>
      </w:pPr>
      <w:ins w:id="2086" w:author="Arulthevan, Yuroshyini" w:date="2020-05-19T09:29:00Z">
        <w:del w:id="2087" w:author="Rosli, Nur Nashriq Nadira" w:date="2021-10-06T17:29:00Z">
          <w:r w:rsidRPr="005C2466" w:rsidDel="005C2466">
            <w:rPr>
              <w:rFonts w:ascii="Arial" w:hAnsi="Arial" w:cs="Arial"/>
              <w:sz w:val="22"/>
              <w:szCs w:val="22"/>
            </w:rPr>
            <w:delText xml:space="preserve">        }</w:delText>
          </w:r>
        </w:del>
      </w:ins>
    </w:p>
    <w:p w14:paraId="2E60672C" w14:textId="3C3D4383" w:rsidR="00431294" w:rsidRPr="005C2466" w:rsidDel="005C2466" w:rsidRDefault="00431294" w:rsidP="00431294">
      <w:pPr>
        <w:rPr>
          <w:ins w:id="2088" w:author="Arulthevan, Yuroshyini" w:date="2020-05-19T09:29:00Z"/>
          <w:del w:id="2089" w:author="Rosli, Nur Nashriq Nadira" w:date="2021-10-06T17:29:00Z"/>
          <w:rFonts w:ascii="Arial" w:hAnsi="Arial" w:cs="Arial"/>
          <w:sz w:val="22"/>
          <w:szCs w:val="22"/>
        </w:rPr>
      </w:pPr>
      <w:ins w:id="2090" w:author="Arulthevan, Yuroshyini" w:date="2020-05-19T09:29:00Z">
        <w:del w:id="2091" w:author="Rosli, Nur Nashriq Nadira" w:date="2021-10-06T17:29:00Z">
          <w:r w:rsidRPr="005C2466" w:rsidDel="005C2466">
            <w:rPr>
              <w:rFonts w:ascii="Arial" w:hAnsi="Arial" w:cs="Arial"/>
              <w:sz w:val="22"/>
              <w:szCs w:val="22"/>
            </w:rPr>
            <w:delText xml:space="preserve">    ]</w:delText>
          </w:r>
        </w:del>
      </w:ins>
    </w:p>
    <w:p w14:paraId="19515A7B" w14:textId="4D6044C0" w:rsidR="00431294" w:rsidRPr="005C2466" w:rsidDel="005C2466" w:rsidRDefault="00431294">
      <w:pPr>
        <w:rPr>
          <w:ins w:id="2092" w:author="Arulthevan, Yuroshyini" w:date="2020-05-19T09:26:00Z"/>
          <w:del w:id="2093" w:author="Rosli, Nur Nashriq Nadira" w:date="2021-10-06T17:29:00Z"/>
          <w:rFonts w:ascii="Arial" w:hAnsi="Arial" w:cs="Arial"/>
          <w:sz w:val="22"/>
          <w:szCs w:val="22"/>
        </w:rPr>
      </w:pPr>
      <w:ins w:id="2094" w:author="Arulthevan, Yuroshyini" w:date="2020-05-19T09:29:00Z">
        <w:del w:id="2095" w:author="Rosli, Nur Nashriq Nadira" w:date="2021-10-06T17:29:00Z">
          <w:r w:rsidRPr="005C2466" w:rsidDel="005C2466">
            <w:rPr>
              <w:rFonts w:ascii="Arial" w:hAnsi="Arial" w:cs="Arial"/>
              <w:sz w:val="22"/>
              <w:szCs w:val="22"/>
            </w:rPr>
            <w:delText>}</w:delText>
          </w:r>
        </w:del>
      </w:ins>
    </w:p>
    <w:p w14:paraId="716B00EC" w14:textId="77777777" w:rsidR="00431294" w:rsidRPr="005C2466" w:rsidRDefault="00431294">
      <w:pPr>
        <w:rPr>
          <w:ins w:id="2096" w:author="Arulthevan, Yuroshyini" w:date="2020-05-19T09:55:00Z"/>
          <w:rStyle w:val="Hyperlink"/>
          <w:rFonts w:ascii="Arial" w:hAnsi="Arial" w:cs="Arial"/>
          <w:sz w:val="22"/>
          <w:szCs w:val="22"/>
          <w:u w:val="none"/>
          <w:rPrChange w:id="2097" w:author="Rosli, Nur Nashriq Nadira" w:date="2021-10-06T17:32:00Z">
            <w:rPr>
              <w:ins w:id="2098" w:author="Arulthevan, Yuroshyini" w:date="2020-05-19T09:55:00Z"/>
              <w:rStyle w:val="Hyperlink"/>
              <w:rFonts w:ascii="Arial" w:hAnsi="Arial" w:cs="Arial"/>
              <w:sz w:val="16"/>
              <w:szCs w:val="16"/>
              <w:u w:val="none"/>
            </w:rPr>
          </w:rPrChange>
        </w:rPr>
      </w:pPr>
    </w:p>
    <w:p w14:paraId="7BDF1FAF" w14:textId="1BF07AD4" w:rsidR="00A82822" w:rsidRPr="005C2466" w:rsidRDefault="00A82822">
      <w:pPr>
        <w:rPr>
          <w:ins w:id="2099" w:author="Arulthevan, Yuroshyini" w:date="2020-05-19T09:55:00Z"/>
          <w:rStyle w:val="Hyperlink"/>
          <w:rFonts w:ascii="Arial" w:hAnsi="Arial" w:cs="Arial"/>
          <w:sz w:val="20"/>
          <w:szCs w:val="22"/>
          <w:u w:val="none"/>
          <w:rPrChange w:id="2100" w:author="Rosli, Nur Nashriq Nadira" w:date="2021-10-06T17:33:00Z">
            <w:rPr>
              <w:ins w:id="2101" w:author="Arulthevan, Yuroshyini" w:date="2020-05-19T09:55:00Z"/>
              <w:rStyle w:val="Hyperlink"/>
              <w:rFonts w:ascii="Arial" w:hAnsi="Arial" w:cs="Arial"/>
              <w:sz w:val="16"/>
              <w:szCs w:val="16"/>
              <w:u w:val="none"/>
            </w:rPr>
          </w:rPrChange>
        </w:rPr>
      </w:pPr>
    </w:p>
    <w:p w14:paraId="3B34E0E0" w14:textId="5D2702B5" w:rsidR="008E6EB2" w:rsidRPr="005C2466" w:rsidRDefault="0031048A" w:rsidP="008E6EB2">
      <w:pPr>
        <w:rPr>
          <w:ins w:id="2102" w:author="Arulthevan, Yuroshyini" w:date="2020-05-19T15:06:00Z"/>
          <w:rStyle w:val="Hyperlink"/>
          <w:rFonts w:ascii="Arial" w:hAnsi="Arial" w:cs="Arial"/>
          <w:color w:val="auto"/>
          <w:sz w:val="20"/>
          <w:szCs w:val="22"/>
          <w:u w:val="none"/>
          <w:rPrChange w:id="2103" w:author="Rosli, Nur Nashriq Nadira" w:date="2021-10-06T17:33:00Z">
            <w:rPr>
              <w:ins w:id="2104" w:author="Arulthevan, Yuroshyini" w:date="2020-05-19T15:06:00Z"/>
              <w:rStyle w:val="Hyperlink"/>
              <w:rFonts w:ascii="Arial" w:hAnsi="Arial" w:cs="Arial"/>
              <w:color w:val="auto"/>
              <w:sz w:val="22"/>
              <w:szCs w:val="22"/>
              <w:u w:val="none"/>
            </w:rPr>
          </w:rPrChange>
        </w:rPr>
      </w:pPr>
      <w:ins w:id="2105" w:author="Rosli, Nur Nashriq Nadira" w:date="2021-10-06T17:01:00Z">
        <w:r w:rsidRPr="005C2466">
          <w:rPr>
            <w:rStyle w:val="Hyperlink"/>
            <w:rFonts w:ascii="Arial" w:hAnsi="Arial" w:cs="Arial"/>
            <w:color w:val="auto"/>
            <w:sz w:val="20"/>
            <w:szCs w:val="22"/>
            <w:u w:val="none"/>
            <w:rPrChange w:id="2106" w:author="Rosli, Nur Nashriq Nadira" w:date="2021-10-06T17:33:00Z">
              <w:rPr>
                <w:rStyle w:val="Hyperlink"/>
                <w:rFonts w:ascii="Arial" w:hAnsi="Arial" w:cs="Arial"/>
                <w:color w:val="auto"/>
                <w:sz w:val="22"/>
                <w:szCs w:val="22"/>
                <w:u w:val="none"/>
              </w:rPr>
            </w:rPrChange>
          </w:rPr>
          <w:t xml:space="preserve">Header - </w:t>
        </w:r>
      </w:ins>
      <w:ins w:id="2107" w:author="Arulthevan, Yuroshyini" w:date="2020-05-19T15:06:00Z">
        <w:r w:rsidR="008E6EB2" w:rsidRPr="005C2466">
          <w:rPr>
            <w:rStyle w:val="Hyperlink"/>
            <w:rFonts w:ascii="Arial" w:hAnsi="Arial" w:cs="Arial"/>
            <w:color w:val="auto"/>
            <w:sz w:val="20"/>
            <w:szCs w:val="22"/>
            <w:u w:val="none"/>
            <w:rPrChange w:id="2108" w:author="Rosli, Nur Nashriq Nadira" w:date="2021-10-06T17:33:00Z">
              <w:rPr>
                <w:rStyle w:val="Hyperlink"/>
                <w:rFonts w:ascii="Arial" w:hAnsi="Arial" w:cs="Arial"/>
                <w:color w:val="auto"/>
                <w:sz w:val="22"/>
                <w:szCs w:val="22"/>
                <w:u w:val="none"/>
              </w:rPr>
            </w:rPrChange>
          </w:rPr>
          <w:t>Content Type: application/json</w:t>
        </w:r>
      </w:ins>
    </w:p>
    <w:p w14:paraId="480FA9C3" w14:textId="77777777" w:rsidR="00A82822" w:rsidRPr="005C2466" w:rsidRDefault="00A82822">
      <w:pPr>
        <w:rPr>
          <w:ins w:id="2109" w:author="Arulthevan, Yuroshyini" w:date="2020-05-19T09:55:00Z"/>
          <w:rStyle w:val="Hyperlink"/>
          <w:rFonts w:ascii="Arial" w:hAnsi="Arial" w:cs="Arial"/>
          <w:sz w:val="22"/>
          <w:szCs w:val="22"/>
          <w:u w:val="none"/>
          <w:rPrChange w:id="2110" w:author="Rosli, Nur Nashriq Nadira" w:date="2021-10-06T17:32:00Z">
            <w:rPr>
              <w:ins w:id="2111" w:author="Arulthevan, Yuroshyini" w:date="2020-05-19T09:55:00Z"/>
              <w:rStyle w:val="Hyperlink"/>
              <w:rFonts w:ascii="Arial" w:hAnsi="Arial" w:cs="Arial"/>
              <w:sz w:val="16"/>
              <w:szCs w:val="16"/>
              <w:u w:val="none"/>
            </w:rPr>
          </w:rPrChange>
        </w:rPr>
      </w:pPr>
    </w:p>
    <w:p w14:paraId="5B8C4A46" w14:textId="59CE684F" w:rsidR="00A82822" w:rsidRPr="005C2466" w:rsidRDefault="005C2466">
      <w:pPr>
        <w:rPr>
          <w:ins w:id="2112" w:author="Arulthevan, Yuroshyini" w:date="2020-05-19T09:55:00Z"/>
          <w:rStyle w:val="Hyperlink"/>
          <w:rFonts w:ascii="Arial" w:hAnsi="Arial" w:cs="Arial"/>
          <w:sz w:val="22"/>
          <w:szCs w:val="22"/>
          <w:u w:val="none"/>
          <w:rPrChange w:id="2113" w:author="Rosli, Nur Nashriq Nadira" w:date="2021-10-06T17:32:00Z">
            <w:rPr>
              <w:ins w:id="2114" w:author="Arulthevan, Yuroshyini" w:date="2020-05-19T09:55:00Z"/>
              <w:rStyle w:val="Hyperlink"/>
              <w:rFonts w:ascii="Arial" w:hAnsi="Arial" w:cs="Arial"/>
              <w:sz w:val="16"/>
              <w:szCs w:val="16"/>
              <w:u w:val="none"/>
            </w:rPr>
          </w:rPrChange>
        </w:rPr>
      </w:pPr>
      <w:ins w:id="2115" w:author="Rosli, Nur Nashriq Nadira" w:date="2021-10-06T17:33:00Z">
        <w:r>
          <w:rPr>
            <w:noProof/>
            <w:lang w:eastAsia="en-US"/>
          </w:rPr>
          <w:lastRenderedPageBreak/>
          <w:drawing>
            <wp:inline distT="0" distB="0" distL="0" distR="0" wp14:anchorId="5E8484C0" wp14:editId="15A35E83">
              <wp:extent cx="5486400" cy="3864610"/>
              <wp:effectExtent l="0" t="0" r="0" b="2540"/>
              <wp:docPr id="16" name="Pictur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38646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D68A669" w14:textId="77777777" w:rsidR="00A82822" w:rsidRPr="005C2466" w:rsidRDefault="00A82822">
      <w:pPr>
        <w:rPr>
          <w:ins w:id="2116" w:author="Arulthevan, Yuroshyini" w:date="2020-05-19T09:55:00Z"/>
          <w:rStyle w:val="Hyperlink"/>
          <w:rFonts w:ascii="Arial" w:hAnsi="Arial" w:cs="Arial"/>
          <w:sz w:val="22"/>
          <w:szCs w:val="22"/>
          <w:u w:val="none"/>
          <w:rPrChange w:id="2117" w:author="Rosli, Nur Nashriq Nadira" w:date="2021-10-06T17:32:00Z">
            <w:rPr>
              <w:ins w:id="2118" w:author="Arulthevan, Yuroshyini" w:date="2020-05-19T09:55:00Z"/>
              <w:rStyle w:val="Hyperlink"/>
              <w:rFonts w:ascii="Arial" w:hAnsi="Arial" w:cs="Arial"/>
              <w:sz w:val="16"/>
              <w:szCs w:val="16"/>
              <w:u w:val="none"/>
            </w:rPr>
          </w:rPrChange>
        </w:rPr>
      </w:pPr>
    </w:p>
    <w:p w14:paraId="2C2DE82D" w14:textId="77777777" w:rsidR="00A82822" w:rsidRPr="005C2466" w:rsidRDefault="00A82822">
      <w:pPr>
        <w:rPr>
          <w:ins w:id="2119" w:author="Arulthevan, Yuroshyini" w:date="2020-05-19T09:55:00Z"/>
          <w:rStyle w:val="Hyperlink"/>
          <w:rFonts w:ascii="Arial" w:hAnsi="Arial" w:cs="Arial"/>
          <w:sz w:val="22"/>
          <w:szCs w:val="22"/>
          <w:u w:val="none"/>
          <w:rPrChange w:id="2120" w:author="Rosli, Nur Nashriq Nadira" w:date="2021-10-06T17:32:00Z">
            <w:rPr>
              <w:ins w:id="2121" w:author="Arulthevan, Yuroshyini" w:date="2020-05-19T09:55:00Z"/>
              <w:rStyle w:val="Hyperlink"/>
              <w:rFonts w:ascii="Arial" w:hAnsi="Arial" w:cs="Arial"/>
              <w:sz w:val="16"/>
              <w:szCs w:val="16"/>
              <w:u w:val="none"/>
            </w:rPr>
          </w:rPrChange>
        </w:rPr>
      </w:pPr>
    </w:p>
    <w:p w14:paraId="45E748D0" w14:textId="77777777" w:rsidR="00A82822" w:rsidRPr="005C2466" w:rsidRDefault="00A82822">
      <w:pPr>
        <w:rPr>
          <w:ins w:id="2122" w:author="Arulthevan, Yuroshyini" w:date="2020-05-19T09:55:00Z"/>
          <w:rStyle w:val="Hyperlink"/>
          <w:rFonts w:ascii="Arial" w:hAnsi="Arial" w:cs="Arial"/>
          <w:sz w:val="22"/>
          <w:szCs w:val="22"/>
          <w:u w:val="none"/>
          <w:rPrChange w:id="2123" w:author="Rosli, Nur Nashriq Nadira" w:date="2021-10-06T17:32:00Z">
            <w:rPr>
              <w:ins w:id="2124" w:author="Arulthevan, Yuroshyini" w:date="2020-05-19T09:55:00Z"/>
              <w:rStyle w:val="Hyperlink"/>
              <w:rFonts w:ascii="Arial" w:hAnsi="Arial" w:cs="Arial"/>
              <w:sz w:val="16"/>
              <w:szCs w:val="16"/>
              <w:u w:val="none"/>
            </w:rPr>
          </w:rPrChange>
        </w:rPr>
      </w:pPr>
    </w:p>
    <w:p w14:paraId="12AC7A8E" w14:textId="77777777" w:rsidR="00A82822" w:rsidRPr="005C2466" w:rsidRDefault="00A82822">
      <w:pPr>
        <w:rPr>
          <w:ins w:id="2125" w:author="Arulthevan, Yuroshyini" w:date="2020-05-19T09:55:00Z"/>
          <w:rStyle w:val="Hyperlink"/>
          <w:rFonts w:ascii="Arial" w:hAnsi="Arial" w:cs="Arial"/>
          <w:sz w:val="22"/>
          <w:szCs w:val="22"/>
          <w:u w:val="none"/>
          <w:rPrChange w:id="2126" w:author="Rosli, Nur Nashriq Nadira" w:date="2021-10-06T17:32:00Z">
            <w:rPr>
              <w:ins w:id="2127" w:author="Arulthevan, Yuroshyini" w:date="2020-05-19T09:55:00Z"/>
              <w:rStyle w:val="Hyperlink"/>
              <w:rFonts w:ascii="Arial" w:hAnsi="Arial" w:cs="Arial"/>
              <w:sz w:val="16"/>
              <w:szCs w:val="16"/>
              <w:u w:val="none"/>
            </w:rPr>
          </w:rPrChange>
        </w:rPr>
      </w:pPr>
    </w:p>
    <w:p w14:paraId="43EAF9EE" w14:textId="77777777" w:rsidR="00A82822" w:rsidRPr="005C2466" w:rsidRDefault="00A82822">
      <w:pPr>
        <w:rPr>
          <w:ins w:id="2128" w:author="Arulthevan, Yuroshyini" w:date="2020-05-19T09:55:00Z"/>
          <w:rStyle w:val="Hyperlink"/>
          <w:rFonts w:ascii="Arial" w:hAnsi="Arial" w:cs="Arial"/>
          <w:sz w:val="22"/>
          <w:szCs w:val="22"/>
          <w:u w:val="none"/>
          <w:rPrChange w:id="2129" w:author="Rosli, Nur Nashriq Nadira" w:date="2021-10-06T17:32:00Z">
            <w:rPr>
              <w:ins w:id="2130" w:author="Arulthevan, Yuroshyini" w:date="2020-05-19T09:55:00Z"/>
              <w:rStyle w:val="Hyperlink"/>
              <w:rFonts w:ascii="Arial" w:hAnsi="Arial" w:cs="Arial"/>
              <w:sz w:val="16"/>
              <w:szCs w:val="16"/>
              <w:u w:val="none"/>
            </w:rPr>
          </w:rPrChange>
        </w:rPr>
      </w:pPr>
    </w:p>
    <w:p w14:paraId="6C1098F9" w14:textId="77777777" w:rsidR="00A82822" w:rsidRPr="005C2466" w:rsidRDefault="00A82822">
      <w:pPr>
        <w:rPr>
          <w:ins w:id="2131" w:author="Arulthevan, Yuroshyini" w:date="2020-05-19T09:55:00Z"/>
          <w:rStyle w:val="Hyperlink"/>
          <w:rFonts w:ascii="Arial" w:hAnsi="Arial" w:cs="Arial"/>
          <w:sz w:val="22"/>
          <w:szCs w:val="22"/>
          <w:u w:val="none"/>
          <w:rPrChange w:id="2132" w:author="Rosli, Nur Nashriq Nadira" w:date="2021-10-06T17:32:00Z">
            <w:rPr>
              <w:ins w:id="2133" w:author="Arulthevan, Yuroshyini" w:date="2020-05-19T09:55:00Z"/>
              <w:rStyle w:val="Hyperlink"/>
              <w:rFonts w:ascii="Arial" w:hAnsi="Arial" w:cs="Arial"/>
              <w:sz w:val="16"/>
              <w:szCs w:val="16"/>
              <w:u w:val="none"/>
            </w:rPr>
          </w:rPrChange>
        </w:rPr>
      </w:pPr>
    </w:p>
    <w:p w14:paraId="5B9557D3" w14:textId="77777777" w:rsidR="00A82822" w:rsidRPr="005C2466" w:rsidRDefault="00A82822">
      <w:pPr>
        <w:rPr>
          <w:ins w:id="2134" w:author="Arulthevan, Yuroshyini" w:date="2020-05-19T09:55:00Z"/>
          <w:rStyle w:val="Hyperlink"/>
          <w:rFonts w:ascii="Arial" w:hAnsi="Arial" w:cs="Arial"/>
          <w:sz w:val="22"/>
          <w:szCs w:val="22"/>
          <w:u w:val="none"/>
          <w:rPrChange w:id="2135" w:author="Rosli, Nur Nashriq Nadira" w:date="2021-10-06T17:32:00Z">
            <w:rPr>
              <w:ins w:id="2136" w:author="Arulthevan, Yuroshyini" w:date="2020-05-19T09:55:00Z"/>
              <w:rStyle w:val="Hyperlink"/>
              <w:rFonts w:ascii="Arial" w:hAnsi="Arial" w:cs="Arial"/>
              <w:sz w:val="16"/>
              <w:szCs w:val="16"/>
              <w:u w:val="none"/>
            </w:rPr>
          </w:rPrChange>
        </w:rPr>
      </w:pPr>
    </w:p>
    <w:p w14:paraId="423DDE80" w14:textId="77777777" w:rsidR="00A82822" w:rsidRPr="005C2466" w:rsidRDefault="00A82822">
      <w:pPr>
        <w:rPr>
          <w:ins w:id="2137" w:author="Arulthevan, Yuroshyini" w:date="2020-05-19T09:55:00Z"/>
          <w:rStyle w:val="Hyperlink"/>
          <w:rFonts w:ascii="Arial" w:hAnsi="Arial" w:cs="Arial"/>
          <w:sz w:val="22"/>
          <w:szCs w:val="22"/>
          <w:u w:val="none"/>
          <w:rPrChange w:id="2138" w:author="Rosli, Nur Nashriq Nadira" w:date="2021-10-06T17:32:00Z">
            <w:rPr>
              <w:ins w:id="2139" w:author="Arulthevan, Yuroshyini" w:date="2020-05-19T09:55:00Z"/>
              <w:rStyle w:val="Hyperlink"/>
              <w:rFonts w:ascii="Arial" w:hAnsi="Arial" w:cs="Arial"/>
              <w:sz w:val="16"/>
              <w:szCs w:val="16"/>
              <w:u w:val="none"/>
            </w:rPr>
          </w:rPrChange>
        </w:rPr>
      </w:pPr>
    </w:p>
    <w:p w14:paraId="2E663B88" w14:textId="77777777" w:rsidR="00A82822" w:rsidRPr="005C2466" w:rsidRDefault="00A82822">
      <w:pPr>
        <w:rPr>
          <w:ins w:id="2140" w:author="Arulthevan, Yuroshyini" w:date="2020-05-19T09:55:00Z"/>
          <w:rStyle w:val="Hyperlink"/>
          <w:rFonts w:ascii="Arial" w:hAnsi="Arial" w:cs="Arial"/>
          <w:sz w:val="22"/>
          <w:szCs w:val="22"/>
          <w:u w:val="none"/>
          <w:rPrChange w:id="2141" w:author="Rosli, Nur Nashriq Nadira" w:date="2021-10-06T17:32:00Z">
            <w:rPr>
              <w:ins w:id="2142" w:author="Arulthevan, Yuroshyini" w:date="2020-05-19T09:55:00Z"/>
              <w:rStyle w:val="Hyperlink"/>
              <w:rFonts w:ascii="Arial" w:hAnsi="Arial" w:cs="Arial"/>
              <w:sz w:val="16"/>
              <w:szCs w:val="16"/>
              <w:u w:val="none"/>
            </w:rPr>
          </w:rPrChange>
        </w:rPr>
      </w:pPr>
    </w:p>
    <w:p w14:paraId="6265C44D" w14:textId="77777777" w:rsidR="00A82822" w:rsidRPr="005C2466" w:rsidRDefault="00A82822">
      <w:pPr>
        <w:rPr>
          <w:ins w:id="2143" w:author="Arulthevan, Yuroshyini" w:date="2020-05-19T09:55:00Z"/>
          <w:rStyle w:val="Hyperlink"/>
          <w:rFonts w:ascii="Arial" w:hAnsi="Arial" w:cs="Arial"/>
          <w:sz w:val="22"/>
          <w:szCs w:val="22"/>
          <w:u w:val="none"/>
          <w:rPrChange w:id="2144" w:author="Rosli, Nur Nashriq Nadira" w:date="2021-10-06T17:32:00Z">
            <w:rPr>
              <w:ins w:id="2145" w:author="Arulthevan, Yuroshyini" w:date="2020-05-19T09:55:00Z"/>
              <w:rStyle w:val="Hyperlink"/>
              <w:rFonts w:ascii="Arial" w:hAnsi="Arial" w:cs="Arial"/>
              <w:sz w:val="16"/>
              <w:szCs w:val="16"/>
              <w:u w:val="none"/>
            </w:rPr>
          </w:rPrChange>
        </w:rPr>
      </w:pPr>
    </w:p>
    <w:p w14:paraId="00A27F54" w14:textId="77777777" w:rsidR="00A82822" w:rsidRPr="005C2466" w:rsidRDefault="00A82822">
      <w:pPr>
        <w:rPr>
          <w:ins w:id="2146" w:author="Arulthevan, Yuroshyini" w:date="2020-05-19T09:55:00Z"/>
          <w:rStyle w:val="Hyperlink"/>
          <w:rFonts w:ascii="Arial" w:hAnsi="Arial" w:cs="Arial"/>
          <w:sz w:val="22"/>
          <w:szCs w:val="22"/>
          <w:u w:val="none"/>
          <w:rPrChange w:id="2147" w:author="Rosli, Nur Nashriq Nadira" w:date="2021-10-06T17:32:00Z">
            <w:rPr>
              <w:ins w:id="2148" w:author="Arulthevan, Yuroshyini" w:date="2020-05-19T09:55:00Z"/>
              <w:rStyle w:val="Hyperlink"/>
              <w:rFonts w:ascii="Arial" w:hAnsi="Arial" w:cs="Arial"/>
              <w:sz w:val="16"/>
              <w:szCs w:val="16"/>
              <w:u w:val="none"/>
            </w:rPr>
          </w:rPrChange>
        </w:rPr>
      </w:pPr>
    </w:p>
    <w:p w14:paraId="56DB17A5" w14:textId="77777777" w:rsidR="00A82822" w:rsidRPr="005C2466" w:rsidRDefault="00A82822">
      <w:pPr>
        <w:rPr>
          <w:ins w:id="2149" w:author="Arulthevan, Yuroshyini" w:date="2020-05-19T09:28:00Z"/>
          <w:rStyle w:val="Hyperlink"/>
          <w:rFonts w:ascii="Arial" w:hAnsi="Arial" w:cs="Arial"/>
          <w:sz w:val="22"/>
          <w:szCs w:val="22"/>
          <w:u w:val="none"/>
          <w:rPrChange w:id="2150" w:author="Rosli, Nur Nashriq Nadira" w:date="2021-10-06T17:32:00Z">
            <w:rPr>
              <w:ins w:id="2151" w:author="Arulthevan, Yuroshyini" w:date="2020-05-19T09:28:00Z"/>
              <w:rStyle w:val="Hyperlink"/>
              <w:rFonts w:ascii="Arial" w:hAnsi="Arial" w:cs="Arial"/>
              <w:sz w:val="16"/>
              <w:szCs w:val="16"/>
              <w:u w:val="none"/>
            </w:rPr>
          </w:rPrChange>
        </w:rPr>
      </w:pPr>
    </w:p>
    <w:p w14:paraId="310F5A91" w14:textId="77777777" w:rsidR="00431294" w:rsidRPr="005C2466" w:rsidRDefault="00431294">
      <w:pPr>
        <w:rPr>
          <w:ins w:id="2152" w:author="Arulthevan, Yuroshyini" w:date="2020-05-19T09:28:00Z"/>
          <w:rStyle w:val="Hyperlink"/>
          <w:rFonts w:ascii="Arial" w:hAnsi="Arial" w:cs="Arial"/>
          <w:sz w:val="22"/>
          <w:szCs w:val="22"/>
          <w:u w:val="none"/>
          <w:rPrChange w:id="2153" w:author="Rosli, Nur Nashriq Nadira" w:date="2021-10-06T17:32:00Z">
            <w:rPr>
              <w:ins w:id="2154" w:author="Arulthevan, Yuroshyini" w:date="2020-05-19T09:28:00Z"/>
              <w:rStyle w:val="Hyperlink"/>
              <w:rFonts w:ascii="Arial" w:hAnsi="Arial" w:cs="Arial"/>
              <w:sz w:val="16"/>
              <w:szCs w:val="16"/>
              <w:u w:val="none"/>
            </w:rPr>
          </w:rPrChange>
        </w:rPr>
      </w:pPr>
    </w:p>
    <w:p w14:paraId="4122C046" w14:textId="4AD14B38" w:rsidR="00A82822" w:rsidRPr="005C2466" w:rsidRDefault="00A82822">
      <w:pPr>
        <w:rPr>
          <w:ins w:id="2155" w:author="Arulthevan, Yuroshyini" w:date="2020-05-19T09:53:00Z"/>
          <w:rStyle w:val="Hyperlink"/>
          <w:rFonts w:ascii="Arial" w:hAnsi="Arial" w:cs="Arial"/>
          <w:sz w:val="22"/>
          <w:szCs w:val="22"/>
          <w:u w:val="none"/>
          <w:rPrChange w:id="2156" w:author="Rosli, Nur Nashriq Nadira" w:date="2021-10-06T17:32:00Z">
            <w:rPr>
              <w:ins w:id="2157" w:author="Arulthevan, Yuroshyini" w:date="2020-05-19T09:53:00Z"/>
              <w:rStyle w:val="Hyperlink"/>
              <w:rFonts w:ascii="Arial" w:hAnsi="Arial" w:cs="Arial"/>
              <w:sz w:val="16"/>
              <w:szCs w:val="16"/>
              <w:u w:val="none"/>
            </w:rPr>
          </w:rPrChange>
        </w:rPr>
      </w:pPr>
    </w:p>
    <w:p w14:paraId="731730D5" w14:textId="0E4E7017" w:rsidR="00A82822" w:rsidRPr="005C2466" w:rsidRDefault="00A82822">
      <w:pPr>
        <w:rPr>
          <w:ins w:id="2158" w:author="Arulthevan, Yuroshyini" w:date="2020-05-19T09:53:00Z"/>
          <w:rStyle w:val="Hyperlink"/>
          <w:rFonts w:ascii="Arial" w:hAnsi="Arial" w:cs="Arial"/>
          <w:sz w:val="22"/>
          <w:szCs w:val="22"/>
          <w:u w:val="none"/>
          <w:rPrChange w:id="2159" w:author="Rosli, Nur Nashriq Nadira" w:date="2021-10-06T17:32:00Z">
            <w:rPr>
              <w:ins w:id="2160" w:author="Arulthevan, Yuroshyini" w:date="2020-05-19T09:53:00Z"/>
              <w:rStyle w:val="Hyperlink"/>
              <w:rFonts w:ascii="Arial" w:hAnsi="Arial" w:cs="Arial"/>
              <w:sz w:val="16"/>
              <w:szCs w:val="16"/>
              <w:u w:val="none"/>
            </w:rPr>
          </w:rPrChange>
        </w:rPr>
      </w:pPr>
    </w:p>
    <w:p w14:paraId="3D6727E0" w14:textId="77777777" w:rsidR="00B863DC" w:rsidRPr="005C2466" w:rsidRDefault="00B863DC">
      <w:pPr>
        <w:rPr>
          <w:ins w:id="2161" w:author="Arulthevan, Yuroshyini" w:date="2020-05-19T10:16:00Z"/>
          <w:rStyle w:val="Hyperlink"/>
          <w:rFonts w:ascii="Arial" w:hAnsi="Arial" w:cs="Arial"/>
          <w:sz w:val="22"/>
          <w:szCs w:val="22"/>
          <w:u w:val="none"/>
          <w:rPrChange w:id="2162" w:author="Rosli, Nur Nashriq Nadira" w:date="2021-10-06T17:32:00Z">
            <w:rPr>
              <w:ins w:id="2163" w:author="Arulthevan, Yuroshyini" w:date="2020-05-19T10:16:00Z"/>
              <w:rStyle w:val="Hyperlink"/>
              <w:rFonts w:ascii="Arial" w:hAnsi="Arial" w:cs="Arial"/>
              <w:sz w:val="16"/>
              <w:szCs w:val="16"/>
              <w:u w:val="none"/>
            </w:rPr>
          </w:rPrChange>
        </w:rPr>
      </w:pPr>
    </w:p>
    <w:p w14:paraId="51816BCB" w14:textId="77777777" w:rsidR="0031048A" w:rsidRPr="005C2466" w:rsidRDefault="0031048A">
      <w:pPr>
        <w:rPr>
          <w:ins w:id="2164" w:author="Rosli, Nur Nashriq Nadira" w:date="2021-10-06T17:02:00Z"/>
          <w:rFonts w:ascii="Arial" w:hAnsi="Arial" w:cs="Arial"/>
          <w:noProof/>
          <w:sz w:val="22"/>
          <w:szCs w:val="22"/>
          <w:lang w:eastAsia="en-US"/>
          <w:rPrChange w:id="2165" w:author="Rosli, Nur Nashriq Nadira" w:date="2021-10-06T17:32:00Z">
            <w:rPr>
              <w:ins w:id="2166" w:author="Rosli, Nur Nashriq Nadira" w:date="2021-10-06T17:02:00Z"/>
              <w:rFonts w:ascii="Arial" w:hAnsi="Arial" w:cs="Arial"/>
              <w:noProof/>
              <w:lang w:eastAsia="en-US"/>
            </w:rPr>
          </w:rPrChange>
        </w:rPr>
      </w:pPr>
    </w:p>
    <w:p w14:paraId="23328DA9" w14:textId="6D113418" w:rsidR="00877331" w:rsidRPr="005C2466" w:rsidDel="003A034F" w:rsidRDefault="00B863DC">
      <w:pPr>
        <w:rPr>
          <w:del w:id="2167" w:author="Rosli, Nur Nashriq Nadira" w:date="2020-04-06T16:22:00Z"/>
          <w:rStyle w:val="Hyperlink"/>
          <w:rFonts w:ascii="Arial" w:hAnsi="Arial" w:cs="Arial"/>
          <w:sz w:val="22"/>
          <w:szCs w:val="22"/>
          <w:u w:val="none"/>
          <w:rPrChange w:id="2168" w:author="Rosli, Nur Nashriq Nadira" w:date="2021-10-06T17:32:00Z">
            <w:rPr>
              <w:del w:id="2169" w:author="Rosli, Nur Nashriq Nadira" w:date="2020-04-06T16:22:00Z"/>
            </w:rPr>
          </w:rPrChange>
        </w:rPr>
      </w:pPr>
      <w:ins w:id="2170" w:author="Arulthevan, Yuroshyini" w:date="2020-05-19T10:16:00Z">
        <w:r w:rsidRPr="005C2466">
          <w:rPr>
            <w:rFonts w:ascii="Arial" w:hAnsi="Arial" w:cs="Arial"/>
            <w:noProof/>
            <w:sz w:val="22"/>
            <w:szCs w:val="22"/>
            <w:lang w:eastAsia="en-US"/>
            <w:rPrChange w:id="2171" w:author="Rosli, Nur Nashriq Nadira" w:date="2021-10-06T17:32:00Z">
              <w:rPr>
                <w:noProof/>
                <w:lang w:eastAsia="en-US"/>
              </w:rPr>
            </w:rPrChange>
          </w:rPr>
          <w:lastRenderedPageBreak/>
          <w:drawing>
            <wp:inline distT="0" distB="0" distL="0" distR="0" wp14:anchorId="070CA41F" wp14:editId="4320C405">
              <wp:extent cx="6358255" cy="4753596"/>
              <wp:effectExtent l="0" t="0" r="4445" b="9525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23"/>
                      <a:srcRect l="35653" t="23242" r="13718" b="9465"/>
                      <a:stretch/>
                    </pic:blipFill>
                    <pic:spPr bwMode="auto">
                      <a:xfrm>
                        <a:off x="0" y="0"/>
                        <a:ext cx="6368046" cy="4760916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  <w:del w:id="2172" w:author="Rosli, Nur Nashriq Nadira" w:date="2020-04-06T16:22:00Z">
        <w:r w:rsidR="00134E59" w:rsidRPr="005C2466" w:rsidDel="003A034F">
          <w:rPr>
            <w:rStyle w:val="Hyperlink"/>
            <w:rFonts w:ascii="Arial" w:hAnsi="Arial" w:cs="Arial"/>
            <w:sz w:val="22"/>
            <w:szCs w:val="22"/>
            <w:u w:val="none"/>
            <w:rPrChange w:id="2173" w:author="Rosli, Nur Nashriq Nadira" w:date="2021-10-06T17:32:00Z">
              <w:rPr/>
            </w:rPrChange>
          </w:rPr>
          <w:delText xml:space="preserve">HOELPELNET212 resource </w:delText>
        </w:r>
        <w:r w:rsidR="00877331" w:rsidRPr="005C2466" w:rsidDel="003A034F">
          <w:rPr>
            <w:rStyle w:val="Hyperlink"/>
            <w:rFonts w:ascii="Arial" w:hAnsi="Arial" w:cs="Arial"/>
            <w:sz w:val="22"/>
            <w:szCs w:val="22"/>
            <w:u w:val="none"/>
            <w:rPrChange w:id="2174" w:author="Rosli, Nur Nashriq Nadira" w:date="2021-10-06T17:32:00Z">
              <w:rPr/>
            </w:rPrChange>
          </w:rPr>
          <w:delText>load average 5 mins (loadavg5) from last 4 hours</w:delText>
        </w:r>
        <w:r w:rsidR="0048574F" w:rsidRPr="005C2466" w:rsidDel="003A034F">
          <w:rPr>
            <w:rStyle w:val="Hyperlink"/>
            <w:rFonts w:ascii="Arial" w:hAnsi="Arial" w:cs="Arial"/>
            <w:sz w:val="22"/>
            <w:szCs w:val="22"/>
            <w:u w:val="none"/>
            <w:rPrChange w:id="2175" w:author="Rosli, Nur Nashriq Nadira" w:date="2021-10-06T17:32:00Z">
              <w:rPr/>
            </w:rPrChange>
          </w:rPr>
          <w:delText xml:space="preserve"> (default)</w:delText>
        </w:r>
        <w:r w:rsidR="00877331" w:rsidRPr="005C2466" w:rsidDel="003A034F">
          <w:rPr>
            <w:rStyle w:val="Hyperlink"/>
            <w:rFonts w:ascii="Arial" w:hAnsi="Arial" w:cs="Arial"/>
            <w:sz w:val="22"/>
            <w:szCs w:val="22"/>
            <w:u w:val="none"/>
            <w:rPrChange w:id="2176" w:author="Rosli, Nur Nashriq Nadira" w:date="2021-10-06T17:32:00Z">
              <w:rPr/>
            </w:rPrChange>
          </w:rPr>
          <w:delText>.</w:delText>
        </w:r>
      </w:del>
    </w:p>
    <w:p w14:paraId="23328DAA" w14:textId="16D08303" w:rsidR="00877331" w:rsidRPr="005C2466" w:rsidDel="003A034F" w:rsidRDefault="00D40706">
      <w:pPr>
        <w:rPr>
          <w:del w:id="2177" w:author="Rosli, Nur Nashriq Nadira" w:date="2020-04-06T16:22:00Z"/>
          <w:rFonts w:ascii="Arial" w:hAnsi="Arial" w:cs="Arial"/>
          <w:sz w:val="22"/>
          <w:szCs w:val="22"/>
          <w:rPrChange w:id="2178" w:author="Rosli, Nur Nashriq Nadira" w:date="2021-10-06T17:32:00Z">
            <w:rPr>
              <w:del w:id="2179" w:author="Rosli, Nur Nashriq Nadira" w:date="2020-04-06T16:22:00Z"/>
            </w:rPr>
          </w:rPrChange>
        </w:rPr>
      </w:pPr>
      <w:del w:id="2180" w:author="Rosli, Nur Nashriq Nadira" w:date="2020-04-06T16:22:00Z">
        <w:r w:rsidRPr="005C2466" w:rsidDel="003A034F">
          <w:rPr>
            <w:rStyle w:val="Hyperlink"/>
            <w:rFonts w:ascii="Arial" w:hAnsi="Arial" w:cs="Arial"/>
            <w:sz w:val="22"/>
            <w:szCs w:val="22"/>
            <w:u w:val="none"/>
          </w:rPr>
          <w:fldChar w:fldCharType="begin"/>
        </w:r>
        <w:r w:rsidRPr="005C2466" w:rsidDel="003A034F">
          <w:rPr>
            <w:rStyle w:val="Hyperlink"/>
            <w:rFonts w:ascii="Arial" w:hAnsi="Arial" w:cs="Arial"/>
            <w:sz w:val="22"/>
            <w:szCs w:val="22"/>
            <w:u w:val="none"/>
          </w:rPr>
          <w:delInstrText xml:space="preserve"> HYPERLINK "https://onms.ups.xom.com/opennmsapi/rest/measurements/node%5BOpennms:HOELPELNET212%5D.nodeSnmp%5B%5D/loadavg5" </w:delInstrText>
        </w:r>
        <w:r w:rsidRPr="005C2466" w:rsidDel="003A034F">
          <w:rPr>
            <w:rStyle w:val="Hyperlink"/>
            <w:rFonts w:ascii="Arial" w:hAnsi="Arial" w:cs="Arial"/>
            <w:sz w:val="22"/>
            <w:szCs w:val="22"/>
            <w:u w:val="none"/>
          </w:rPr>
          <w:fldChar w:fldCharType="separate"/>
        </w:r>
        <w:r w:rsidR="00877331" w:rsidRPr="005C2466" w:rsidDel="003A034F">
          <w:rPr>
            <w:rStyle w:val="Hyperlink"/>
            <w:rFonts w:ascii="Arial" w:hAnsi="Arial" w:cs="Arial"/>
            <w:sz w:val="22"/>
            <w:szCs w:val="22"/>
            <w:u w:val="none"/>
          </w:rPr>
          <w:delText>https://onms.ups.xom.com/opennmsapi/rest/measurements/node%5BOpennms:HOELPELNET212%5D.nodeSnmp%5B%5D/loadavg5</w:delText>
        </w:r>
        <w:r w:rsidRPr="005C2466" w:rsidDel="003A034F">
          <w:rPr>
            <w:rStyle w:val="Hyperlink"/>
            <w:rFonts w:ascii="Arial" w:hAnsi="Arial" w:cs="Arial"/>
            <w:sz w:val="22"/>
            <w:szCs w:val="22"/>
            <w:u w:val="none"/>
          </w:rPr>
          <w:fldChar w:fldCharType="end"/>
        </w:r>
      </w:del>
    </w:p>
    <w:p w14:paraId="23328DAB" w14:textId="583EBD7D" w:rsidR="00877331" w:rsidRPr="005C2466" w:rsidDel="003A034F" w:rsidRDefault="00877331">
      <w:pPr>
        <w:rPr>
          <w:del w:id="2181" w:author="Rosli, Nur Nashriq Nadira" w:date="2020-04-06T16:22:00Z"/>
          <w:rFonts w:ascii="Arial" w:hAnsi="Arial" w:cs="Arial"/>
          <w:sz w:val="22"/>
          <w:szCs w:val="22"/>
          <w:rPrChange w:id="2182" w:author="Rosli, Nur Nashriq Nadira" w:date="2021-10-06T17:32:00Z">
            <w:rPr>
              <w:del w:id="2183" w:author="Rosli, Nur Nashriq Nadira" w:date="2020-04-06T16:22:00Z"/>
            </w:rPr>
          </w:rPrChange>
        </w:rPr>
      </w:pPr>
    </w:p>
    <w:p w14:paraId="23328DAC" w14:textId="51399B53" w:rsidR="00877331" w:rsidRPr="005C2466" w:rsidDel="003A034F" w:rsidRDefault="00877331">
      <w:pPr>
        <w:rPr>
          <w:del w:id="2184" w:author="Rosli, Nur Nashriq Nadira" w:date="2020-04-06T16:22:00Z"/>
          <w:rFonts w:ascii="Arial" w:hAnsi="Arial" w:cs="Arial"/>
          <w:sz w:val="22"/>
          <w:szCs w:val="22"/>
          <w:rPrChange w:id="2185" w:author="Rosli, Nur Nashriq Nadira" w:date="2021-10-06T17:32:00Z">
            <w:rPr>
              <w:del w:id="2186" w:author="Rosli, Nur Nashriq Nadira" w:date="2020-04-06T16:22:00Z"/>
            </w:rPr>
          </w:rPrChange>
        </w:rPr>
      </w:pPr>
      <w:del w:id="2187" w:author="Rosli, Nur Nashriq Nadira" w:date="2020-04-06T16:22:00Z">
        <w:r w:rsidRPr="005C2466" w:rsidDel="003A034F">
          <w:rPr>
            <w:rFonts w:ascii="Arial" w:hAnsi="Arial" w:cs="Arial"/>
            <w:sz w:val="22"/>
            <w:szCs w:val="22"/>
            <w:rPrChange w:id="2188" w:author="Rosli, Nur Nashriq Nadira" w:date="2021-10-06T17:32:00Z">
              <w:rPr/>
            </w:rPrChange>
          </w:rPr>
          <w:delText xml:space="preserve">Retrieve the </w:delText>
        </w:r>
      </w:del>
      <w:del w:id="2189" w:author="Rosli, Nur Nashriq Nadira" w:date="2020-04-06T16:17:00Z">
        <w:r w:rsidR="00134E59" w:rsidRPr="005C2466" w:rsidDel="001C3AD5">
          <w:rPr>
            <w:rFonts w:ascii="Arial" w:hAnsi="Arial" w:cs="Arial"/>
            <w:sz w:val="22"/>
            <w:szCs w:val="22"/>
            <w:rPrChange w:id="2190" w:author="Rosli, Nur Nashriq Nadira" w:date="2021-10-06T17:32:00Z">
              <w:rPr/>
            </w:rPrChange>
          </w:rPr>
          <w:delText xml:space="preserve">same </w:delText>
        </w:r>
      </w:del>
      <w:del w:id="2191" w:author="Rosli, Nur Nashriq Nadira" w:date="2020-04-06T16:22:00Z">
        <w:r w:rsidRPr="005C2466" w:rsidDel="003A034F">
          <w:rPr>
            <w:rFonts w:ascii="Arial" w:hAnsi="Arial" w:cs="Arial"/>
            <w:sz w:val="22"/>
            <w:szCs w:val="22"/>
            <w:rPrChange w:id="2192" w:author="Rosli, Nur Nashriq Nadira" w:date="2021-10-06T17:32:00Z">
              <w:rPr/>
            </w:rPrChange>
          </w:rPr>
          <w:delText>node load average 5 mins (loadavg5) from last 4 hours with steps of 1 hour interval.</w:delText>
        </w:r>
      </w:del>
    </w:p>
    <w:p w14:paraId="23328DAD" w14:textId="2509AAA3" w:rsidR="00877331" w:rsidRPr="005C2466" w:rsidDel="003A034F" w:rsidRDefault="00D40706">
      <w:pPr>
        <w:rPr>
          <w:del w:id="2193" w:author="Rosli, Nur Nashriq Nadira" w:date="2020-04-06T16:22:00Z"/>
          <w:rFonts w:ascii="Arial" w:hAnsi="Arial" w:cs="Arial"/>
          <w:sz w:val="22"/>
          <w:szCs w:val="22"/>
          <w:rPrChange w:id="2194" w:author="Rosli, Nur Nashriq Nadira" w:date="2021-10-06T17:32:00Z">
            <w:rPr>
              <w:del w:id="2195" w:author="Rosli, Nur Nashriq Nadira" w:date="2020-04-06T16:22:00Z"/>
            </w:rPr>
          </w:rPrChange>
        </w:rPr>
      </w:pPr>
      <w:del w:id="2196" w:author="Rosli, Nur Nashriq Nadira" w:date="2020-04-06T16:22:00Z">
        <w:r w:rsidRPr="005C2466" w:rsidDel="003A034F">
          <w:rPr>
            <w:rStyle w:val="Hyperlink"/>
            <w:rFonts w:ascii="Arial" w:hAnsi="Arial" w:cs="Arial"/>
            <w:sz w:val="22"/>
            <w:szCs w:val="22"/>
            <w:u w:val="none"/>
          </w:rPr>
          <w:fldChar w:fldCharType="begin"/>
        </w:r>
        <w:r w:rsidRPr="005C2466" w:rsidDel="003A034F">
          <w:rPr>
            <w:rStyle w:val="Hyperlink"/>
            <w:rFonts w:ascii="Arial" w:hAnsi="Arial" w:cs="Arial"/>
            <w:sz w:val="22"/>
            <w:szCs w:val="22"/>
            <w:u w:val="none"/>
          </w:rPr>
          <w:delInstrText xml:space="preserve"> HYPERLINK "https://onms.ups.xom.com/opennmsapi/rest/measurements/node%5BOpennms:HOELPELNET212%5D.nodeSnmp%5B%5D/loadavg5?step=3600000&amp;aggregation=AVERAGE" </w:delInstrText>
        </w:r>
        <w:r w:rsidRPr="005C2466" w:rsidDel="003A034F">
          <w:rPr>
            <w:rStyle w:val="Hyperlink"/>
            <w:rFonts w:ascii="Arial" w:hAnsi="Arial" w:cs="Arial"/>
            <w:sz w:val="22"/>
            <w:szCs w:val="22"/>
            <w:u w:val="none"/>
          </w:rPr>
          <w:fldChar w:fldCharType="separate"/>
        </w:r>
        <w:r w:rsidR="00877331" w:rsidRPr="005C2466" w:rsidDel="003A034F">
          <w:rPr>
            <w:rStyle w:val="Hyperlink"/>
            <w:rFonts w:ascii="Arial" w:hAnsi="Arial" w:cs="Arial"/>
            <w:sz w:val="22"/>
            <w:szCs w:val="22"/>
            <w:u w:val="none"/>
          </w:rPr>
          <w:delText>https://onms.ups.xom.com/opennmsapi/rest/measurements/node%5BOpennms:HOELPELNET212%5D.nodeSnmp%5B%5D/loadavg5?step=3600000&amp;aggregation=AVERAGE</w:delText>
        </w:r>
        <w:r w:rsidRPr="005C2466" w:rsidDel="003A034F">
          <w:rPr>
            <w:rStyle w:val="Hyperlink"/>
            <w:rFonts w:ascii="Arial" w:hAnsi="Arial" w:cs="Arial"/>
            <w:sz w:val="22"/>
            <w:szCs w:val="22"/>
            <w:u w:val="none"/>
          </w:rPr>
          <w:fldChar w:fldCharType="end"/>
        </w:r>
      </w:del>
    </w:p>
    <w:p w14:paraId="23328DAE" w14:textId="77777777" w:rsidR="00877331" w:rsidRPr="005C2466" w:rsidRDefault="00877331">
      <w:pPr>
        <w:rPr>
          <w:rFonts w:ascii="Arial" w:hAnsi="Arial" w:cs="Arial"/>
          <w:sz w:val="22"/>
          <w:szCs w:val="22"/>
          <w:rPrChange w:id="2197" w:author="Rosli, Nur Nashriq Nadira" w:date="2021-10-06T17:32:00Z">
            <w:rPr/>
          </w:rPrChange>
        </w:rPr>
      </w:pPr>
    </w:p>
    <w:sectPr w:rsidR="00877331" w:rsidRPr="005C246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474D50"/>
    <w:multiLevelType w:val="hybridMultilevel"/>
    <w:tmpl w:val="687CC2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7B6238"/>
    <w:multiLevelType w:val="hybridMultilevel"/>
    <w:tmpl w:val="8376CE7E"/>
    <w:lvl w:ilvl="0" w:tplc="3EA6F158">
      <w:start w:val="1"/>
      <w:numFmt w:val="decimal"/>
      <w:lvlText w:val="%1."/>
      <w:lvlJc w:val="left"/>
      <w:pPr>
        <w:ind w:left="360" w:hanging="360"/>
      </w:pPr>
      <w:rPr>
        <w:rFonts w:hint="default"/>
        <w:b/>
        <w:u w:val="none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CDC066A"/>
    <w:multiLevelType w:val="hybridMultilevel"/>
    <w:tmpl w:val="6AC0AC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D225A6A"/>
    <w:multiLevelType w:val="hybridMultilevel"/>
    <w:tmpl w:val="EF1A43E4"/>
    <w:lvl w:ilvl="0" w:tplc="F3E4072A">
      <w:start w:val="1"/>
      <w:numFmt w:val="lowerRoman"/>
      <w:lvlText w:val="%1."/>
      <w:lvlJc w:val="righ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2FD7FEE"/>
    <w:multiLevelType w:val="hybridMultilevel"/>
    <w:tmpl w:val="EEDE63E8"/>
    <w:lvl w:ilvl="0" w:tplc="44D8998A">
      <w:start w:val="1"/>
      <w:numFmt w:val="lowerRoman"/>
      <w:lvlText w:val="%1.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41D1E28"/>
    <w:multiLevelType w:val="hybridMultilevel"/>
    <w:tmpl w:val="CB18CA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  <w:num w:numId="6">
    <w:abstractNumId w:val="5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Rosli, Nur Nashriq Nadira">
    <w15:presenceInfo w15:providerId="AD" w15:userId="S-1-5-21-110173463-419851672-1749447093-1227721"/>
  </w15:person>
  <w15:person w15:author="Vijendren, Raveen">
    <w15:presenceInfo w15:providerId="AD" w15:userId="S-1-5-21-1214440339-1677128483-682003330-673736"/>
  </w15:person>
  <w15:person w15:author="Arulthevan, Yuroshyini">
    <w15:presenceInfo w15:providerId="None" w15:userId="Arulthevan, Yuroshyini"/>
  </w15:person>
  <w15:person w15:author="Torres, Sean /CS">
    <w15:presenceInfo w15:providerId="AD" w15:userId="S-1-5-21-1417001333-343818398-1801674531-1629517"/>
  </w15:person>
  <w15:person w15:author="Chen, Khin-Wai">
    <w15:presenceInfo w15:providerId="AD" w15:userId="S-1-5-21-1214440339-1677128483-682003330-13566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5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062"/>
    <w:rsid w:val="000539D3"/>
    <w:rsid w:val="000913B6"/>
    <w:rsid w:val="000E06D2"/>
    <w:rsid w:val="000E7E7C"/>
    <w:rsid w:val="00134E59"/>
    <w:rsid w:val="00160F2E"/>
    <w:rsid w:val="00195BFA"/>
    <w:rsid w:val="001C3AD5"/>
    <w:rsid w:val="001C5976"/>
    <w:rsid w:val="001D24C3"/>
    <w:rsid w:val="001F0A9E"/>
    <w:rsid w:val="002B1FA4"/>
    <w:rsid w:val="002D0AC6"/>
    <w:rsid w:val="0031048A"/>
    <w:rsid w:val="003A034F"/>
    <w:rsid w:val="00431294"/>
    <w:rsid w:val="00442DEB"/>
    <w:rsid w:val="0048574F"/>
    <w:rsid w:val="00497335"/>
    <w:rsid w:val="004A508D"/>
    <w:rsid w:val="004C4A79"/>
    <w:rsid w:val="004E6E2D"/>
    <w:rsid w:val="00530319"/>
    <w:rsid w:val="005576C2"/>
    <w:rsid w:val="005B23F9"/>
    <w:rsid w:val="005C2466"/>
    <w:rsid w:val="00650B3A"/>
    <w:rsid w:val="006750C9"/>
    <w:rsid w:val="00734B97"/>
    <w:rsid w:val="007B6385"/>
    <w:rsid w:val="007D0062"/>
    <w:rsid w:val="007D3DD5"/>
    <w:rsid w:val="007E2C3B"/>
    <w:rsid w:val="008117C2"/>
    <w:rsid w:val="008753BB"/>
    <w:rsid w:val="00877331"/>
    <w:rsid w:val="008B2BE0"/>
    <w:rsid w:val="008D7FB9"/>
    <w:rsid w:val="008E6EB2"/>
    <w:rsid w:val="008F760B"/>
    <w:rsid w:val="00927C74"/>
    <w:rsid w:val="009538F8"/>
    <w:rsid w:val="00966011"/>
    <w:rsid w:val="00991DA9"/>
    <w:rsid w:val="00A03E7B"/>
    <w:rsid w:val="00A14DD7"/>
    <w:rsid w:val="00A336D2"/>
    <w:rsid w:val="00A51696"/>
    <w:rsid w:val="00A81DE1"/>
    <w:rsid w:val="00A82822"/>
    <w:rsid w:val="00B863DC"/>
    <w:rsid w:val="00BC5EA5"/>
    <w:rsid w:val="00BD773C"/>
    <w:rsid w:val="00C43FAD"/>
    <w:rsid w:val="00C65DD5"/>
    <w:rsid w:val="00CD0483"/>
    <w:rsid w:val="00D0601D"/>
    <w:rsid w:val="00D11FB3"/>
    <w:rsid w:val="00D40706"/>
    <w:rsid w:val="00D73FF0"/>
    <w:rsid w:val="00D74FD6"/>
    <w:rsid w:val="00D94B3B"/>
    <w:rsid w:val="00DA6F37"/>
    <w:rsid w:val="00DF5168"/>
    <w:rsid w:val="00E01B10"/>
    <w:rsid w:val="00EA0152"/>
    <w:rsid w:val="00EC2B3F"/>
    <w:rsid w:val="00F46C40"/>
    <w:rsid w:val="00FB048E"/>
    <w:rsid w:val="00FB5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328D80"/>
  <w15:chartTrackingRefBased/>
  <w15:docId w15:val="{56B71DC8-5B6D-4E57-86C4-8C1D29285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Default Paragraph Font" w:uiPriority="1"/>
    <w:lsdException w:name="Subtitle" w:qFormat="1"/>
    <w:lsdException w:name="Hyperlink" w:uiPriority="99"/>
    <w:lsdException w:name="Strong" w:qFormat="1"/>
    <w:lsdException w:name="Emphasis" w:qFormat="1"/>
    <w:lsdException w:name="Plain Text" w:uiPriority="99"/>
    <w:lsdException w:name="Normal (Web)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7D006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1C3AD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D006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A6F37"/>
    <w:rPr>
      <w:color w:val="0000FF"/>
      <w:u w:val="single"/>
    </w:rPr>
  </w:style>
  <w:style w:type="paragraph" w:styleId="PlainText">
    <w:name w:val="Plain Text"/>
    <w:basedOn w:val="Normal"/>
    <w:link w:val="PlainTextChar"/>
    <w:uiPriority w:val="99"/>
    <w:unhideWhenUsed/>
    <w:rsid w:val="000E06D2"/>
    <w:rPr>
      <w:rFonts w:ascii="Calibri" w:eastAsiaTheme="minorEastAsia" w:hAnsi="Calibri" w:cstheme="minorBidi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0E06D2"/>
    <w:rPr>
      <w:rFonts w:ascii="Calibri" w:eastAsiaTheme="minorEastAsia" w:hAnsi="Calibri" w:cstheme="minorBidi"/>
      <w:sz w:val="22"/>
      <w:szCs w:val="21"/>
    </w:rPr>
  </w:style>
  <w:style w:type="character" w:customStyle="1" w:styleId="html-attribute-value">
    <w:name w:val="html-attribute-value"/>
    <w:basedOn w:val="DefaultParagraphFont"/>
    <w:rsid w:val="00877331"/>
  </w:style>
  <w:style w:type="character" w:styleId="FollowedHyperlink">
    <w:name w:val="FollowedHyperlink"/>
    <w:basedOn w:val="DefaultParagraphFont"/>
    <w:rsid w:val="001C5976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1C5976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semiHidden/>
    <w:rsid w:val="001C3AD5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paragraph" w:styleId="BalloonText">
    <w:name w:val="Balloon Text"/>
    <w:basedOn w:val="Normal"/>
    <w:link w:val="BalloonTextChar"/>
    <w:rsid w:val="00D73FF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D73FF0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qFormat/>
    <w:rsid w:val="00D73FF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D73F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D73FF0"/>
    <w:pPr>
      <w:spacing w:line="259" w:lineRule="auto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rsid w:val="005C2466"/>
    <w:pPr>
      <w:tabs>
        <w:tab w:val="right" w:leader="dot" w:pos="8630"/>
      </w:tabs>
      <w:spacing w:after="100"/>
      <w:pPrChange w:id="0" w:author="Rosli, Nur Nashriq Nadira" w:date="2021-10-06T17:36:00Z">
        <w:pPr>
          <w:spacing w:after="100"/>
        </w:pPr>
      </w:pPrChange>
    </w:pPr>
    <w:rPr>
      <w:rPrChange w:id="0" w:author="Rosli, Nur Nashriq Nadira" w:date="2021-10-06T17:36:00Z">
        <w:rPr>
          <w:rFonts w:eastAsia="SimSun"/>
          <w:sz w:val="24"/>
          <w:szCs w:val="24"/>
          <w:lang w:val="en-US" w:eastAsia="zh-CN" w:bidi="ar-SA"/>
        </w:rPr>
      </w:rPrChange>
    </w:rPr>
  </w:style>
  <w:style w:type="paragraph" w:styleId="NormalWeb">
    <w:name w:val="Normal (Web)"/>
    <w:basedOn w:val="Normal"/>
    <w:uiPriority w:val="99"/>
    <w:unhideWhenUsed/>
    <w:rsid w:val="00966011"/>
    <w:pPr>
      <w:spacing w:before="100" w:beforeAutospacing="1" w:after="100" w:afterAutospacing="1"/>
    </w:pPr>
    <w:rPr>
      <w:rFonts w:eastAsia="Times New Roman"/>
      <w:lang w:eastAsia="en-US"/>
    </w:rPr>
  </w:style>
  <w:style w:type="paragraph" w:styleId="Revision">
    <w:name w:val="Revision"/>
    <w:hidden/>
    <w:uiPriority w:val="99"/>
    <w:semiHidden/>
    <w:rsid w:val="002D0AC6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897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5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79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0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9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43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1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7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hyperlink" Target="mailto:GSC-EMIT-NS-TAM-AP@exxonmobil.com" TargetMode="Externa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numbering" Target="numbering.xml"/><Relationship Id="rId12" Type="http://schemas.openxmlformats.org/officeDocument/2006/relationships/hyperlink" Target="http://hoeldonnet200.ups.xom.com/opennms/rest/" TargetMode="External"/><Relationship Id="rId17" Type="http://schemas.openxmlformats.org/officeDocument/2006/relationships/image" Target="media/image3.png"/><Relationship Id="rId25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hyperlink" Target="http://x1xgen002.inf-na.xomlab.com/opennms/rest/" TargetMode="Externa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10" Type="http://schemas.openxmlformats.org/officeDocument/2006/relationships/webSettings" Target="webSetting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hyperlink" Target="mailto:GSC-EMIT-NS-TAM-AP@exxonmobil.com" TargetMode="Externa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?mso-contentType ?>
<p:Policy xmlns:p="office.server.policy" id="" local="true">
  <p:Name>Standard Records</p:Name>
  <p:Description>Initiate disposition workflow after not modified in 3years.</p:Description>
  <p:Statement>This content will be reviewed for deletion when not modified in 3 years.</p:Statement>
  <p:PolicyItems>
    <p:PolicyItem featureId="Microsoft.Office.RecordsManagement.PolicyFeatures.Expiration" staticId="0x01010043E36241E1CCAF4797669415868B6C5F|-1953663785" UniqueId="51694aae-79cd-4d42-9328-f133ee16ff9c">
      <p:Name>Retention</p:Name>
      <p:Description>Automatic scheduling of content for processing, and performing a retention action on content that has reached its due date.</p:Description>
      <p:CustomData>
        <Schedules nextStageId="2">
          <Schedule type="Default">
            <stages>
              <data stageId="1">
                <formula id="Microsoft.Office.RecordsManagement.PolicyFeatures.Expiration.Formula.BuiltIn">
                  <number>3</number>
                  <property>Modified</property>
                  <propertyId>28cf69c5-fa48-462a-b5cd-27b6f9d2bd5f</propertyId>
                  <period>years</period>
                </formula>
                <action type="workflow" id="d72aa1e9-fdb5-4b35-b25d-d1ba4657652a"/>
              </data>
            </stages>
          </Schedule>
        </Schedules>
      </p:CustomData>
    </p:PolicyItem>
  </p:PolicyItems>
</p:Policy>
</file>

<file path=customXml/item3.xml><?xml version="1.0" encoding="utf-8"?>
<?mso-contentType ?>
<spe:Receivers xmlns:spe="http://schemas.microsoft.com/sharepoint/events">
  <Receiver>
    <Name>Microsoft.Office.RecordsManagement.PolicyFeatures.ExpirationEventReceiver</Name>
    <Synchronization>Synchronous</Synchronization>
    <Type>10001</Type>
    <SequenceNumber>101</SequenceNumber>
    <Assembly>Microsoft.Office.Policy, Version=14.0.0.0, Culture=neutral, PublicKeyToken=71e9bce111e9429c</Assembly>
    <Class>Microsoft.Office.RecordsManagement.Internal.UpdateExpireDate</Class>
    <Data/>
    <Filter/>
  </Receiver>
  <Receiver>
    <Name>Microsoft.Office.RecordsManagement.PolicyFeatures.ExpirationEventReceiver</Name>
    <Synchronization>Synchronous</Synchronization>
    <Type>10002</Type>
    <SequenceNumber>102</SequenceNumber>
    <Assembly>Microsoft.Office.Policy, Version=14.0.0.0, Culture=neutral, PublicKeyToken=71e9bce111e9429c</Assembly>
    <Class>Microsoft.Office.RecordsManagement.Internal.UpdateExpireDate</Class>
    <Data/>
    <Filter/>
  </Receiver>
  <Receiver>
    <Name>Microsoft.Office.RecordsManagement.PolicyFeatures.ExpirationEventReceiver</Name>
    <Synchronization>Synchronous</Synchronization>
    <Type>10004</Type>
    <SequenceNumber>103</SequenceNumber>
    <Assembly>Microsoft.Office.Policy, Version=14.0.0.0, Culture=neutral, PublicKeyToken=71e9bce111e9429c</Assembly>
    <Class>Microsoft.Office.RecordsManagement.Internal.UpdateExpireDate</Class>
    <Data/>
    <Filter/>
  </Receiver>
  <Receiver>
    <Name>Microsoft.Office.RecordsManagement.PolicyFeatures.ExpirationEventReceiver</Name>
    <Synchronization>Synchronous</Synchronization>
    <Type>10006</Type>
    <SequenceNumber>104</SequenceNumber>
    <Assembly>Microsoft.Office.Policy, Version=14.0.0.0, Culture=neutral, PublicKeyToken=71e9bce111e9429c</Assembly>
    <Class>Microsoft.Office.RecordsManagement.Internal.UpdateExpireDate</Class>
    <Data/>
    <Filter/>
  </Receiver>
  <Receiver>
    <Name>Microsoft.Office.RecordsManagement.PolicyFeatures.ExpirationEventReceiver</Name>
    <Synchronization>Synchronous</Synchronization>
    <Type>10009</Type>
    <SequenceNumber>105</SequenceNumber>
    <Assembly>Microsoft.Office.Policy, Version=14.0.0.0, Culture=neutral, PublicKeyToken=71e9bce111e9429c</Assembly>
    <Class>Microsoft.Office.RecordsManagement.Internal.UpdateExpireDate</Class>
    <Data/>
    <Filter/>
  </Receiver>
</spe:Receiver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Standard Records" ma:contentTypeID="0x01010043E36241E1CCAF4797669415868B6C5F0017938B1ADDB39148A4B0EDCCD692FF4D" ma:contentTypeVersion="7" ma:contentTypeDescription="" ma:contentTypeScope="" ma:versionID="97a694adb90a811b2d6b3dd7a4117a93">
  <xsd:schema xmlns:xsd="http://www.w3.org/2001/XMLSchema" xmlns:xs="http://www.w3.org/2001/XMLSchema" xmlns:p="http://schemas.microsoft.com/office/2006/metadata/properties" xmlns:ns2="77996faa-bced-474c-8950-02a0965ce88f" xmlns:ns3="26747a8e-e88c-4a88-b92f-7b3311ac424f" xmlns:ns4="dbde9573-a786-4ea7-a003-0ee1d93f4de0" targetNamespace="http://schemas.microsoft.com/office/2006/metadata/properties" ma:root="true" ma:fieldsID="6d627fea8dcb7c9949ab8f854d44858e" ns2:_="" ns3:_="" ns4:_="">
    <xsd:import namespace="77996faa-bced-474c-8950-02a0965ce88f"/>
    <xsd:import namespace="26747a8e-e88c-4a88-b92f-7b3311ac424f"/>
    <xsd:import namespace="dbde9573-a786-4ea7-a003-0ee1d93f4de0"/>
    <xsd:element name="properties">
      <xsd:complexType>
        <xsd:sequence>
          <xsd:element name="documentManagement">
            <xsd:complexType>
              <xsd:all>
                <xsd:element ref="ns2:_dlc_Exempt" minOccurs="0"/>
                <xsd:element ref="ns2:_dlc_ExpireDateSaved" minOccurs="0"/>
                <xsd:element ref="ns2:_dlc_ExpireDate" minOccurs="0"/>
                <xsd:element ref="ns3:MPI_x0020_Classification"/>
                <xsd:element ref="ns4:Subject_x002f_Technology"/>
                <xsd:element ref="ns4:Purpose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996faa-bced-474c-8950-02a0965ce88f" elementFormDefault="qualified">
    <xsd:import namespace="http://schemas.microsoft.com/office/2006/documentManagement/types"/>
    <xsd:import namespace="http://schemas.microsoft.com/office/infopath/2007/PartnerControls"/>
    <xsd:element name="_dlc_Exempt" ma:index="8" nillable="true" ma:displayName="Exempt from Policy" ma:description="" ma:hidden="true" ma:internalName="_dlc_Exempt" ma:readOnly="true">
      <xsd:simpleType>
        <xsd:restriction base="dms:Unknown"/>
      </xsd:simpleType>
    </xsd:element>
    <xsd:element name="_dlc_ExpireDateSaved" ma:index="9" nillable="true" ma:displayName="Original Expiration Date" ma:description="" ma:hidden="true" ma:internalName="_dlc_ExpireDateSaved" ma:readOnly="true">
      <xsd:simpleType>
        <xsd:restriction base="dms:DateTime"/>
      </xsd:simpleType>
    </xsd:element>
    <xsd:element name="_dlc_ExpireDate" ma:index="10" nillable="true" ma:displayName="Expiration Date" ma:description="" ma:hidden="true" ma:indexed="true" ma:internalName="_dlc_ExpireDat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747a8e-e88c-4a88-b92f-7b3311ac424f" elementFormDefault="qualified">
    <xsd:import namespace="http://schemas.microsoft.com/office/2006/documentManagement/types"/>
    <xsd:import namespace="http://schemas.microsoft.com/office/infopath/2007/PartnerControls"/>
    <xsd:element name="MPI_x0020_Classification" ma:index="11" ma:displayName="MPI Classification" ma:default="Not Classified" ma:format="Dropdown" ma:internalName="MPI_x0020_Classification" ma:readOnly="false">
      <xsd:simpleType>
        <xsd:restriction base="dms:Choice">
          <xsd:enumeration value="Proprietary"/>
          <xsd:enumeration value="Private"/>
          <xsd:enumeration value="Restricted Distribution"/>
          <xsd:enumeration value="Not Classifi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de9573-a786-4ea7-a003-0ee1d93f4de0" elementFormDefault="qualified">
    <xsd:import namespace="http://schemas.microsoft.com/office/2006/documentManagement/types"/>
    <xsd:import namespace="http://schemas.microsoft.com/office/infopath/2007/PartnerControls"/>
    <xsd:element name="Subject_x002f_Technology" ma:index="12" ma:displayName="Subject/Technology" ma:default="*Select Subject" ma:format="Dropdown" ma:internalName="Subject_x002f_Technology">
      <xsd:simpleType>
        <xsd:restriction base="dms:Choice">
          <xsd:enumeration value="*Select Subject"/>
          <xsd:enumeration value="ACE"/>
          <xsd:enumeration value="ADDM/CMDB"/>
          <xsd:enumeration value="Application Transition"/>
          <xsd:enumeration value="Avotus"/>
          <xsd:enumeration value="BNA"/>
          <xsd:enumeration value="CiscoWorks"/>
          <xsd:enumeration value="CNC"/>
          <xsd:enumeration value="CUOM"/>
          <xsd:enumeration value="CUPM"/>
          <xsd:enumeration value="Intranet Site"/>
          <xsd:enumeration value="Inventory"/>
          <xsd:enumeration value="Ionix"/>
          <xsd:enumeration value="iShare Site"/>
          <xsd:enumeration value="Junos Space"/>
          <xsd:enumeration value="ITPA"/>
          <xsd:enumeration value="Lab"/>
          <xsd:enumeration value="LogLogic"/>
          <xsd:enumeration value="NCS"/>
          <xsd:enumeration value="NET/NET DAL"/>
          <xsd:enumeration value="NetAuditor"/>
          <xsd:enumeration value="NetMgmt Documentation"/>
          <xsd:enumeration value="Network Device Provisioning"/>
          <xsd:enumeration value="New Quickcomm"/>
          <xsd:enumeration value="nGenius"/>
          <xsd:enumeration value="NNM"/>
          <xsd:enumeration value="nVVM"/>
          <xsd:enumeration value="OpenNMS"/>
          <xsd:enumeration value="PCMS"/>
          <xsd:enumeration value="perfSONAR"/>
          <xsd:enumeration value="PPM"/>
          <xsd:enumeration value="Proteus"/>
          <xsd:enumeration value="Quickcomm"/>
          <xsd:enumeration value="RAMS"/>
          <xsd:enumeration value="Route Explorer"/>
          <xsd:enumeration value="SolarWinds"/>
          <xsd:enumeration value="Splunk"/>
          <xsd:enumeration value="Statseeker"/>
          <xsd:enumeration value="Syslogs"/>
          <xsd:enumeration value="TAP Aggregator"/>
          <xsd:enumeration value="UCAT"/>
          <xsd:enumeration value="UCDT"/>
          <xsd:enumeration value="Unity Conn Data Dump Utility"/>
          <xsd:enumeration value="Vital Net"/>
          <xsd:enumeration value="Voice Baseline Tool"/>
          <xsd:enumeration value="WCS"/>
          <xsd:enumeration value="Other"/>
          <xsd:enumeration value="GSS"/>
          <xsd:enumeration value="Pulse"/>
          <xsd:enumeration value="NetCollector"/>
          <xsd:enumeration value="NetPlanner"/>
          <xsd:enumeration value="Bison"/>
        </xsd:restriction>
      </xsd:simpleType>
    </xsd:element>
    <xsd:element name="Purpose" ma:index="13" ma:displayName="Purpose" ma:default="*Assign Purpose" ma:format="Dropdown" ma:internalName="Purpose">
      <xsd:simpleType>
        <xsd:restriction base="dms:Choice">
          <xsd:enumeration value="*Assign Purpose"/>
          <xsd:enumeration value="Admin Guide"/>
          <xsd:enumeration value="Best Practice"/>
          <xsd:enumeration value="Collection Tools"/>
          <xsd:enumeration value="Configuration"/>
          <xsd:enumeration value="Design"/>
          <xsd:enumeration value="Device List"/>
          <xsd:enumeration value="Documentation"/>
          <xsd:enumeration value="Evaluation"/>
          <xsd:enumeration value="Implementation"/>
          <xsd:enumeration value="Installation"/>
          <xsd:enumeration value="Investigation"/>
          <xsd:enumeration value="ISRMP"/>
          <xsd:enumeration value="Known Issues"/>
          <xsd:enumeration value="KPI"/>
          <xsd:enumeration value="Meeting Minutes"/>
          <xsd:enumeration value="Operating"/>
          <xsd:enumeration value="Operation"/>
          <xsd:enumeration value="Other"/>
          <xsd:enumeration value="Overview"/>
          <xsd:enumeration value="Presentation"/>
          <xsd:enumeration value="Process"/>
          <xsd:enumeration value="Report"/>
          <xsd:enumeration value="Safety"/>
          <xsd:enumeration value="Security"/>
          <xsd:enumeration value="SNMP / ACL Statements"/>
          <xsd:enumeration value="STAR"/>
          <xsd:enumeration value="SWI"/>
          <xsd:enumeration value="Syslog Statements"/>
          <xsd:enumeration value="Team"/>
          <xsd:enumeration value="Training"/>
          <xsd:enumeration value="Troubleshooting"/>
          <xsd:enumeration value="User Guide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rpose xmlns="dbde9573-a786-4ea7-a003-0ee1d93f4de0">Documentation</Purpose>
    <MPI_x0020_Classification xmlns="26747a8e-e88c-4a88-b92f-7b3311ac424f">Not Classified</MPI_x0020_Classification>
    <Subject_x002f_Technology xmlns="dbde9573-a786-4ea7-a003-0ee1d93f4de0">OpenNMS</Subject_x002f_Technology>
    <_dlc_ExpireDateSaved xmlns="77996faa-bced-474c-8950-02a0965ce88f" xsi:nil="true"/>
    <_dlc_ExpireDate xmlns="77996faa-bced-474c-8950-02a0965ce88f">2024-10-06T09:36:58+00:00</_dlc_ExpireDate>
  </documentManagement>
</p:properties>
</file>

<file path=customXml/item6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64346C-41E3-4AB1-AD62-93FBA6B4C7D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41B32FE-D451-40F8-BB88-B3D2FDC2D158}">
  <ds:schemaRefs>
    <ds:schemaRef ds:uri="office.server.policy"/>
  </ds:schemaRefs>
</ds:datastoreItem>
</file>

<file path=customXml/itemProps3.xml><?xml version="1.0" encoding="utf-8"?>
<ds:datastoreItem xmlns:ds="http://schemas.openxmlformats.org/officeDocument/2006/customXml" ds:itemID="{07722262-8854-4304-B196-3B13DC3006E3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65954D58-09A8-42FD-AD3B-CA86479021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7996faa-bced-474c-8950-02a0965ce88f"/>
    <ds:schemaRef ds:uri="26747a8e-e88c-4a88-b92f-7b3311ac424f"/>
    <ds:schemaRef ds:uri="dbde9573-a786-4ea7-a003-0ee1d93f4de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326225C6-3913-409C-87D2-97271414D9DF}">
  <ds:schemaRefs>
    <ds:schemaRef ds:uri="http://purl.org/dc/terms/"/>
    <ds:schemaRef ds:uri="http://schemas.microsoft.com/office/2006/documentManagement/types"/>
    <ds:schemaRef ds:uri="http://www.w3.org/XML/1998/namespace"/>
    <ds:schemaRef ds:uri="77996faa-bced-474c-8950-02a0965ce88f"/>
    <ds:schemaRef ds:uri="http://purl.org/dc/elements/1.1/"/>
    <ds:schemaRef ds:uri="http://schemas.microsoft.com/office/infopath/2007/PartnerControls"/>
    <ds:schemaRef ds:uri="http://schemas.microsoft.com/office/2006/metadata/properties"/>
    <ds:schemaRef ds:uri="http://schemas.openxmlformats.org/package/2006/metadata/core-properties"/>
    <ds:schemaRef ds:uri="dbde9573-a786-4ea7-a003-0ee1d93f4de0"/>
    <ds:schemaRef ds:uri="26747a8e-e88c-4a88-b92f-7b3311ac424f"/>
    <ds:schemaRef ds:uri="http://purl.org/dc/dcmitype/"/>
  </ds:schemaRefs>
</ds:datastoreItem>
</file>

<file path=customXml/itemProps6.xml><?xml version="1.0" encoding="utf-8"?>
<ds:datastoreItem xmlns:ds="http://schemas.openxmlformats.org/officeDocument/2006/customXml" ds:itemID="{C314267D-6F56-4F84-A051-EE8A02BC6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3868</TotalTime>
  <Pages>14</Pages>
  <Words>1484</Words>
  <Characters>8459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ExxonMobil</Company>
  <LinksUpToDate>false</LinksUpToDate>
  <CharactersWithSpaces>9924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Khin-Wai</dc:creator>
  <cp:keywords>How-to RestAPI Opennms</cp:keywords>
  <dc:description/>
  <cp:lastModifiedBy>Rosli, Nur Nashriq Nadira</cp:lastModifiedBy>
  <cp:revision>45</cp:revision>
  <dcterms:created xsi:type="dcterms:W3CDTF">2019-07-31T05:05:00Z</dcterms:created>
  <dcterms:modified xsi:type="dcterms:W3CDTF">2021-10-06T09:36:00Z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0x01010043E36241E1CCAF4797669415868B6C5F0017938B1ADDB39148A4B0EDCCD692FF4D</vt:lpwstr>
  </property>
  <property fmtid="{D5CDD505-2E9C-101B-9397-08002B2CF9AE}" pid="3" name="_dlc_policyId">
    <vt:lpwstr>0x01010043E36241E1CCAF4797669415868B6C5F|-1953663785</vt:lpwstr>
  </property>
  <property fmtid="{D5CDD505-2E9C-101B-9397-08002B2CF9AE}" pid="4" name="ItemRetentionFormula">
    <vt:lpwstr>&lt;formula id="Microsoft.Office.RecordsManagement.PolicyFeatures.Expiration.Formula.BuiltIn"&gt;&lt;number&gt;3&lt;/number&gt;&lt;property&gt;Modified&lt;/property&gt;&lt;propertyId&gt;28cf69c5-fa48-462a-b5cd-27b6f9d2bd5f&lt;/propertyId&gt;&lt;period&gt;years&lt;/period&gt;&lt;/formula&gt;</vt:lpwstr>
  </property>
  <property fmtid="{D5CDD505-2E9C-101B-9397-08002B2CF9AE}" pid="5" name="Vendor">
    <vt:lpwstr>OpenNMS</vt:lpwstr>
  </property>
</Properties>
</file>